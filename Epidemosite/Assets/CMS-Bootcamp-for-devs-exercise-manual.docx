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900982"/>
        <w:docPartObj>
          <w:docPartGallery w:val="Cover Pages"/>
          <w:docPartUnique/>
        </w:docPartObj>
      </w:sdtPr>
      <w:sdtEndPr>
        <w:rPr>
          <w:color w:val="595959" w:themeColor="text1" w:themeTint="A6"/>
          <w:sz w:val="108"/>
          <w:szCs w:val="108"/>
        </w:rPr>
      </w:sdtEndPr>
      <w:sdtContent>
        <w:p w14:paraId="4B00F64F" w14:textId="7DC4BF75" w:rsidR="008858A8" w:rsidRDefault="008858A8">
          <w:r>
            <w:rPr>
              <w:noProof/>
            </w:rPr>
            <mc:AlternateContent>
              <mc:Choice Requires="wpg">
                <w:drawing>
                  <wp:anchor distT="0" distB="0" distL="114300" distR="114300" simplePos="0" relativeHeight="251670528" behindDoc="0" locked="0" layoutInCell="1" allowOverlap="1" wp14:anchorId="4064D822" wp14:editId="04CC7818">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solidFill>
                                <a:srgbClr val="F7542B"/>
                              </a:solid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rgbClr val="F7542B"/>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416BC912" w14:textId="717FA2CB" w:rsidR="008858A8" w:rsidRDefault="00DE011F">
                                  <w:pPr>
                                    <w:pStyle w:val="NoSpacing"/>
                                    <w:rPr>
                                      <w:color w:val="FFFFFF" w:themeColor="background1"/>
                                      <w:sz w:val="96"/>
                                      <w:szCs w:val="96"/>
                                    </w:rPr>
                                  </w:pPr>
                                  <w:r w:rsidRPr="00DE011F">
                                    <w:rPr>
                                      <w:noProof/>
                                    </w:rPr>
                                    <w:drawing>
                                      <wp:inline distT="0" distB="0" distL="0" distR="0" wp14:anchorId="3CCB128A" wp14:editId="6E98A85B">
                                        <wp:extent cx="1630045" cy="11449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30045" cy="1144905"/>
                                                </a:xfrm>
                                                <a:prstGeom prst="rect">
                                                  <a:avLst/>
                                                </a:prstGeom>
                                                <a:noFill/>
                                                <a:ln>
                                                  <a:noFill/>
                                                </a:ln>
                                              </pic:spPr>
                                            </pic:pic>
                                          </a:graphicData>
                                        </a:graphic>
                                      </wp:inline>
                                    </w:drawing>
                                  </w:r>
                                </w:p>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5F0D9293" w14:textId="2C663097" w:rsidR="008858A8" w:rsidRDefault="008858A8">
                                      <w:pPr>
                                        <w:pStyle w:val="NoSpacing"/>
                                        <w:spacing w:line="360" w:lineRule="auto"/>
                                        <w:rPr>
                                          <w:color w:val="FFFFFF" w:themeColor="background1"/>
                                        </w:rPr>
                                      </w:pPr>
                                      <w:r>
                                        <w:rPr>
                                          <w:color w:val="FFFFFF" w:themeColor="background1"/>
                                        </w:rPr>
                                        <w:t>Bruce Gordon</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EndPr/>
                                  <w:sdtContent>
                                    <w:p w14:paraId="26BD05D8" w14:textId="108EC1DE" w:rsidR="008858A8" w:rsidRDefault="0018396A">
                                      <w:pPr>
                                        <w:pStyle w:val="NoSpacing"/>
                                        <w:spacing w:line="360" w:lineRule="auto"/>
                                        <w:rPr>
                                          <w:color w:val="FFFFFF" w:themeColor="background1"/>
                                        </w:rPr>
                                      </w:pPr>
                                      <w:r>
                                        <w:rPr>
                                          <w:color w:val="FFFFFF" w:themeColor="background1"/>
                                        </w:rPr>
                                        <w:t>Episerver</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19-05-23T00:00:00Z">
                                      <w:dateFormat w:val="M/d/yyyy"/>
                                      <w:lid w:val="en-US"/>
                                      <w:storeMappedDataAs w:val="dateTime"/>
                                      <w:calendar w:val="gregorian"/>
                                    </w:date>
                                  </w:sdtPr>
                                  <w:sdtEndPr/>
                                  <w:sdtContent>
                                    <w:p w14:paraId="3C95ED49" w14:textId="19B11037" w:rsidR="008858A8" w:rsidRDefault="0018396A">
                                      <w:pPr>
                                        <w:pStyle w:val="NoSpacing"/>
                                        <w:spacing w:line="360" w:lineRule="auto"/>
                                        <w:rPr>
                                          <w:color w:val="FFFFFF" w:themeColor="background1"/>
                                        </w:rPr>
                                      </w:pPr>
                                      <w:r>
                                        <w:rPr>
                                          <w:color w:val="FFFFFF" w:themeColor="background1"/>
                                        </w:rPr>
                                        <w:t>5/23/2019</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4064D822" id="Group 453" o:spid="_x0000_s1026" style="position:absolute;margin-left:193.95pt;margin-top:0;width:245.15pt;height:11in;z-index:251670528;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" fillcolor="#f7542b" stroked="f" strokecolor="white" strokeweight="1pt">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" fillcolor="#f7542b"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p w14:paraId="416BC912" w14:textId="717FA2CB" w:rsidR="008858A8" w:rsidRDefault="00DE011F">
                            <w:pPr>
                              <w:pStyle w:val="NoSpacing"/>
                              <w:rPr>
                                <w:color w:val="FFFFFF" w:themeColor="background1"/>
                                <w:sz w:val="96"/>
                                <w:szCs w:val="96"/>
                              </w:rPr>
                            </w:pPr>
                            <w:r w:rsidRPr="00DE011F">
                              <w:rPr>
                                <w:noProof/>
                              </w:rPr>
                              <w:drawing>
                                <wp:inline distT="0" distB="0" distL="0" distR="0" wp14:anchorId="3CCB128A" wp14:editId="6E98A85B">
                                  <wp:extent cx="1630045" cy="11449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30045" cy="1144905"/>
                                          </a:xfrm>
                                          <a:prstGeom prst="rect">
                                            <a:avLst/>
                                          </a:prstGeom>
                                          <a:noFill/>
                                          <a:ln>
                                            <a:noFill/>
                                          </a:ln>
                                        </pic:spPr>
                                      </pic:pic>
                                    </a:graphicData>
                                  </a:graphic>
                                </wp:inline>
                              </w:drawing>
                            </w:r>
                          </w:p>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5F0D9293" w14:textId="2C663097" w:rsidR="008858A8" w:rsidRDefault="008858A8">
                                <w:pPr>
                                  <w:pStyle w:val="NoSpacing"/>
                                  <w:spacing w:line="360" w:lineRule="auto"/>
                                  <w:rPr>
                                    <w:color w:val="FFFFFF" w:themeColor="background1"/>
                                  </w:rPr>
                                </w:pPr>
                                <w:r>
                                  <w:rPr>
                                    <w:color w:val="FFFFFF" w:themeColor="background1"/>
                                  </w:rPr>
                                  <w:t>Bruce Gordon</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EndPr/>
                            <w:sdtContent>
                              <w:p w14:paraId="26BD05D8" w14:textId="108EC1DE" w:rsidR="008858A8" w:rsidRDefault="0018396A">
                                <w:pPr>
                                  <w:pStyle w:val="NoSpacing"/>
                                  <w:spacing w:line="360" w:lineRule="auto"/>
                                  <w:rPr>
                                    <w:color w:val="FFFFFF" w:themeColor="background1"/>
                                  </w:rPr>
                                </w:pPr>
                                <w:r>
                                  <w:rPr>
                                    <w:color w:val="FFFFFF" w:themeColor="background1"/>
                                  </w:rPr>
                                  <w:t>Episerver</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19-05-23T00:00:00Z">
                                <w:dateFormat w:val="M/d/yyyy"/>
                                <w:lid w:val="en-US"/>
                                <w:storeMappedDataAs w:val="dateTime"/>
                                <w:calendar w:val="gregorian"/>
                              </w:date>
                            </w:sdtPr>
                            <w:sdtEndPr/>
                            <w:sdtContent>
                              <w:p w14:paraId="3C95ED49" w14:textId="19B11037" w:rsidR="008858A8" w:rsidRDefault="0018396A">
                                <w:pPr>
                                  <w:pStyle w:val="NoSpacing"/>
                                  <w:spacing w:line="360" w:lineRule="auto"/>
                                  <w:rPr>
                                    <w:color w:val="FFFFFF" w:themeColor="background1"/>
                                  </w:rPr>
                                </w:pPr>
                                <w:r>
                                  <w:rPr>
                                    <w:color w:val="FFFFFF" w:themeColor="background1"/>
                                  </w:rPr>
                                  <w:t>5/23/2019</w:t>
                                </w:r>
                              </w:p>
                            </w:sdtContent>
                          </w:sdt>
                        </w:txbxContent>
                      </v:textbox>
                    </v:rect>
                    <w10:wrap anchorx="page" anchory="page"/>
                  </v:group>
                </w:pict>
              </mc:Fallback>
            </mc:AlternateContent>
          </w:r>
          <w:r>
            <w:rPr>
              <w:noProof/>
            </w:rPr>
            <mc:AlternateContent>
              <mc:Choice Requires="wps">
                <w:drawing>
                  <wp:anchor distT="0" distB="0" distL="114300" distR="114300" simplePos="0" relativeHeight="251672576" behindDoc="0" locked="0" layoutInCell="0" allowOverlap="1" wp14:anchorId="44B7B0A5" wp14:editId="56008EDE">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56"/>
                                    <w:szCs w:val="56"/>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5EBCDDBD" w14:textId="7731E78F" w:rsidR="008858A8" w:rsidRPr="0018396A" w:rsidRDefault="00DC57E2">
                                    <w:pPr>
                                      <w:pStyle w:val="NoSpacing"/>
                                      <w:jc w:val="right"/>
                                      <w:rPr>
                                        <w:color w:val="FFFFFF" w:themeColor="background1"/>
                                        <w:sz w:val="56"/>
                                        <w:szCs w:val="56"/>
                                      </w:rPr>
                                    </w:pPr>
                                    <w:r w:rsidRPr="0018396A">
                                      <w:rPr>
                                        <w:color w:val="FFFFFF" w:themeColor="background1"/>
                                        <w:sz w:val="56"/>
                                        <w:szCs w:val="56"/>
                                      </w:rPr>
                                      <w:t>Episerver Workshop for .NET Developers</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44B7B0A5" id="Rectangle 16" o:spid="_x0000_s1031" style="position:absolute;margin-left:0;margin-top:0;width:548.85pt;height:50.4pt;z-index:251672576;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56"/>
                              <w:szCs w:val="56"/>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5EBCDDBD" w14:textId="7731E78F" w:rsidR="008858A8" w:rsidRPr="0018396A" w:rsidRDefault="00DC57E2">
                              <w:pPr>
                                <w:pStyle w:val="NoSpacing"/>
                                <w:jc w:val="right"/>
                                <w:rPr>
                                  <w:color w:val="FFFFFF" w:themeColor="background1"/>
                                  <w:sz w:val="56"/>
                                  <w:szCs w:val="56"/>
                                </w:rPr>
                              </w:pPr>
                              <w:r w:rsidRPr="0018396A">
                                <w:rPr>
                                  <w:color w:val="FFFFFF" w:themeColor="background1"/>
                                  <w:sz w:val="56"/>
                                  <w:szCs w:val="56"/>
                                </w:rPr>
                                <w:t>Episerver Workshop for .NET Developers</w:t>
                              </w:r>
                            </w:p>
                          </w:sdtContent>
                        </w:sdt>
                      </w:txbxContent>
                    </v:textbox>
                    <w10:wrap anchorx="page" anchory="page"/>
                  </v:rect>
                </w:pict>
              </mc:Fallback>
            </mc:AlternateContent>
          </w:r>
        </w:p>
        <w:p w14:paraId="09AFC2AB" w14:textId="511A6C97" w:rsidR="008858A8" w:rsidRDefault="008858A8">
          <w:pPr>
            <w:rPr>
              <w:rFonts w:asciiTheme="majorHAnsi" w:eastAsiaTheme="majorEastAsia" w:hAnsiTheme="majorHAnsi" w:cstheme="majorBidi"/>
              <w:color w:val="595959" w:themeColor="text1" w:themeTint="A6"/>
              <w:sz w:val="108"/>
              <w:szCs w:val="108"/>
            </w:rPr>
          </w:pPr>
          <w:r>
            <w:rPr>
              <w:noProof/>
            </w:rPr>
            <w:drawing>
              <wp:anchor distT="0" distB="0" distL="114300" distR="114300" simplePos="0" relativeHeight="251671552" behindDoc="0" locked="0" layoutInCell="0" allowOverlap="1" wp14:anchorId="6E75CE2F" wp14:editId="6D0B8CEF">
                <wp:simplePos x="0" y="0"/>
                <wp:positionH relativeFrom="page">
                  <wp:posOffset>2194560</wp:posOffset>
                </wp:positionH>
                <wp:positionV relativeFrom="page">
                  <wp:posOffset>3463102</wp:posOffset>
                </wp:positionV>
                <wp:extent cx="5577840" cy="3137535"/>
                <wp:effectExtent l="0" t="0" r="3810" b="5715"/>
                <wp:wrapNone/>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77840" cy="3137535"/>
                        </a:xfrm>
                        <a:prstGeom prst="rect">
                          <a:avLst/>
                        </a:prstGeom>
                        <a:ln w="12700">
                          <a:noFill/>
                        </a:ln>
                      </pic:spPr>
                    </pic:pic>
                  </a:graphicData>
                </a:graphic>
                <wp14:sizeRelH relativeFrom="margin">
                  <wp14:pctWidth>0</wp14:pctWidth>
                </wp14:sizeRelH>
                <wp14:sizeRelV relativeFrom="margin">
                  <wp14:pctHeight>0</wp14:pctHeight>
                </wp14:sizeRelV>
              </wp:anchor>
            </w:drawing>
          </w:r>
          <w:r>
            <w:rPr>
              <w:color w:val="595959" w:themeColor="text1" w:themeTint="A6"/>
              <w:sz w:val="108"/>
              <w:szCs w:val="108"/>
            </w:rPr>
            <w:br w:type="page"/>
          </w:r>
        </w:p>
      </w:sdtContent>
    </w:sdt>
    <w:sdt>
      <w:sdtPr>
        <w:rPr>
          <w:rFonts w:asciiTheme="minorHAnsi" w:eastAsiaTheme="minorHAnsi" w:hAnsiTheme="minorHAnsi" w:cstheme="minorBidi"/>
          <w:color w:val="auto"/>
          <w:sz w:val="22"/>
          <w:szCs w:val="22"/>
        </w:rPr>
        <w:id w:val="1524278734"/>
        <w:docPartObj>
          <w:docPartGallery w:val="Table of Contents"/>
          <w:docPartUnique/>
        </w:docPartObj>
      </w:sdtPr>
      <w:sdtEndPr>
        <w:rPr>
          <w:b/>
          <w:bCs/>
          <w:noProof/>
        </w:rPr>
      </w:sdtEndPr>
      <w:sdtContent>
        <w:p w14:paraId="0F6AD792" w14:textId="37D88D41" w:rsidR="00A73E08" w:rsidRDefault="00A73E08">
          <w:pPr>
            <w:pStyle w:val="TOCHeading"/>
          </w:pPr>
          <w:r>
            <w:t>Contents</w:t>
          </w:r>
        </w:p>
        <w:p w14:paraId="1D0A291A" w14:textId="503A19D2" w:rsidR="00A73E08" w:rsidRDefault="00A73E08">
          <w:pPr>
            <w:pStyle w:val="TOC1"/>
            <w:tabs>
              <w:tab w:val="right" w:leader="dot" w:pos="9350"/>
            </w:tabs>
            <w:rPr>
              <w:noProof/>
            </w:rPr>
          </w:pPr>
          <w:r>
            <w:rPr>
              <w:b/>
              <w:bCs/>
              <w:noProof/>
            </w:rPr>
            <w:fldChar w:fldCharType="begin"/>
          </w:r>
          <w:r>
            <w:rPr>
              <w:b/>
              <w:bCs/>
              <w:noProof/>
            </w:rPr>
            <w:instrText xml:space="preserve"> TOC \o "1-3" \h \z \u </w:instrText>
          </w:r>
          <w:r>
            <w:rPr>
              <w:b/>
              <w:bCs/>
              <w:noProof/>
            </w:rPr>
            <w:fldChar w:fldCharType="separate"/>
          </w:r>
          <w:hyperlink w:anchor="_Toc9338979" w:history="1">
            <w:r w:rsidRPr="00B63120">
              <w:rPr>
                <w:rStyle w:val="Hyperlink"/>
                <w:noProof/>
              </w:rPr>
              <w:t>Setting up the developer environment</w:t>
            </w:r>
            <w:r>
              <w:rPr>
                <w:noProof/>
                <w:webHidden/>
              </w:rPr>
              <w:tab/>
            </w:r>
            <w:r>
              <w:rPr>
                <w:noProof/>
                <w:webHidden/>
              </w:rPr>
              <w:fldChar w:fldCharType="begin"/>
            </w:r>
            <w:r>
              <w:rPr>
                <w:noProof/>
                <w:webHidden/>
              </w:rPr>
              <w:instrText xml:space="preserve"> PAGEREF _Toc9338979 \h </w:instrText>
            </w:r>
            <w:r>
              <w:rPr>
                <w:noProof/>
                <w:webHidden/>
              </w:rPr>
            </w:r>
            <w:r>
              <w:rPr>
                <w:noProof/>
                <w:webHidden/>
              </w:rPr>
              <w:fldChar w:fldCharType="separate"/>
            </w:r>
            <w:r>
              <w:rPr>
                <w:noProof/>
                <w:webHidden/>
              </w:rPr>
              <w:t>1</w:t>
            </w:r>
            <w:r>
              <w:rPr>
                <w:noProof/>
                <w:webHidden/>
              </w:rPr>
              <w:fldChar w:fldCharType="end"/>
            </w:r>
          </w:hyperlink>
        </w:p>
        <w:p w14:paraId="29D791A1" w14:textId="6A8FAABA" w:rsidR="00A73E08" w:rsidRDefault="001C417C">
          <w:pPr>
            <w:pStyle w:val="TOC2"/>
            <w:tabs>
              <w:tab w:val="right" w:leader="dot" w:pos="9350"/>
            </w:tabs>
            <w:rPr>
              <w:noProof/>
            </w:rPr>
          </w:pPr>
          <w:hyperlink w:anchor="_Toc9338980" w:history="1">
            <w:r w:rsidR="00A73E08" w:rsidRPr="00B63120">
              <w:rPr>
                <w:rStyle w:val="Hyperlink"/>
                <w:noProof/>
              </w:rPr>
              <w:t>Installing Episerver Extension</w:t>
            </w:r>
            <w:r w:rsidR="00A73E08">
              <w:rPr>
                <w:noProof/>
                <w:webHidden/>
              </w:rPr>
              <w:tab/>
            </w:r>
            <w:r w:rsidR="00A73E08">
              <w:rPr>
                <w:noProof/>
                <w:webHidden/>
              </w:rPr>
              <w:fldChar w:fldCharType="begin"/>
            </w:r>
            <w:r w:rsidR="00A73E08">
              <w:rPr>
                <w:noProof/>
                <w:webHidden/>
              </w:rPr>
              <w:instrText xml:space="preserve"> PAGEREF _Toc9338980 \h </w:instrText>
            </w:r>
            <w:r w:rsidR="00A73E08">
              <w:rPr>
                <w:noProof/>
                <w:webHidden/>
              </w:rPr>
            </w:r>
            <w:r w:rsidR="00A73E08">
              <w:rPr>
                <w:noProof/>
                <w:webHidden/>
              </w:rPr>
              <w:fldChar w:fldCharType="separate"/>
            </w:r>
            <w:r w:rsidR="00A73E08">
              <w:rPr>
                <w:noProof/>
                <w:webHidden/>
              </w:rPr>
              <w:t>1</w:t>
            </w:r>
            <w:r w:rsidR="00A73E08">
              <w:rPr>
                <w:noProof/>
                <w:webHidden/>
              </w:rPr>
              <w:fldChar w:fldCharType="end"/>
            </w:r>
          </w:hyperlink>
        </w:p>
        <w:p w14:paraId="4DFA9665" w14:textId="77143B36" w:rsidR="00A73E08" w:rsidRDefault="001C417C">
          <w:pPr>
            <w:pStyle w:val="TOC2"/>
            <w:tabs>
              <w:tab w:val="right" w:leader="dot" w:pos="9350"/>
            </w:tabs>
            <w:rPr>
              <w:noProof/>
            </w:rPr>
          </w:pPr>
          <w:hyperlink w:anchor="_Toc9338981" w:history="1">
            <w:r w:rsidR="00A73E08" w:rsidRPr="00B63120">
              <w:rPr>
                <w:rStyle w:val="Hyperlink"/>
                <w:noProof/>
              </w:rPr>
              <w:t>Configuring the Episerver NuGet Package Source</w:t>
            </w:r>
            <w:r w:rsidR="00A73E08">
              <w:rPr>
                <w:noProof/>
                <w:webHidden/>
              </w:rPr>
              <w:tab/>
            </w:r>
            <w:r w:rsidR="00A73E08">
              <w:rPr>
                <w:noProof/>
                <w:webHidden/>
              </w:rPr>
              <w:fldChar w:fldCharType="begin"/>
            </w:r>
            <w:r w:rsidR="00A73E08">
              <w:rPr>
                <w:noProof/>
                <w:webHidden/>
              </w:rPr>
              <w:instrText xml:space="preserve"> PAGEREF _Toc9338981 \h </w:instrText>
            </w:r>
            <w:r w:rsidR="00A73E08">
              <w:rPr>
                <w:noProof/>
                <w:webHidden/>
              </w:rPr>
            </w:r>
            <w:r w:rsidR="00A73E08">
              <w:rPr>
                <w:noProof/>
                <w:webHidden/>
              </w:rPr>
              <w:fldChar w:fldCharType="separate"/>
            </w:r>
            <w:r w:rsidR="00A73E08">
              <w:rPr>
                <w:noProof/>
                <w:webHidden/>
              </w:rPr>
              <w:t>1</w:t>
            </w:r>
            <w:r w:rsidR="00A73E08">
              <w:rPr>
                <w:noProof/>
                <w:webHidden/>
              </w:rPr>
              <w:fldChar w:fldCharType="end"/>
            </w:r>
          </w:hyperlink>
        </w:p>
        <w:p w14:paraId="2168706B" w14:textId="5814665E" w:rsidR="00A73E08" w:rsidRDefault="001C417C">
          <w:pPr>
            <w:pStyle w:val="TOC2"/>
            <w:tabs>
              <w:tab w:val="right" w:leader="dot" w:pos="9350"/>
            </w:tabs>
            <w:rPr>
              <w:noProof/>
            </w:rPr>
          </w:pPr>
          <w:hyperlink w:anchor="_Toc9338982" w:history="1">
            <w:r w:rsidR="00A73E08" w:rsidRPr="00B63120">
              <w:rPr>
                <w:rStyle w:val="Hyperlink"/>
                <w:noProof/>
              </w:rPr>
              <w:t>Creating a new empty site project</w:t>
            </w:r>
            <w:r w:rsidR="00A73E08">
              <w:rPr>
                <w:noProof/>
                <w:webHidden/>
              </w:rPr>
              <w:tab/>
            </w:r>
            <w:r w:rsidR="00A73E08">
              <w:rPr>
                <w:noProof/>
                <w:webHidden/>
              </w:rPr>
              <w:fldChar w:fldCharType="begin"/>
            </w:r>
            <w:r w:rsidR="00A73E08">
              <w:rPr>
                <w:noProof/>
                <w:webHidden/>
              </w:rPr>
              <w:instrText xml:space="preserve"> PAGEREF _Toc9338982 \h </w:instrText>
            </w:r>
            <w:r w:rsidR="00A73E08">
              <w:rPr>
                <w:noProof/>
                <w:webHidden/>
              </w:rPr>
            </w:r>
            <w:r w:rsidR="00A73E08">
              <w:rPr>
                <w:noProof/>
                <w:webHidden/>
              </w:rPr>
              <w:fldChar w:fldCharType="separate"/>
            </w:r>
            <w:r w:rsidR="00A73E08">
              <w:rPr>
                <w:noProof/>
                <w:webHidden/>
              </w:rPr>
              <w:t>1</w:t>
            </w:r>
            <w:r w:rsidR="00A73E08">
              <w:rPr>
                <w:noProof/>
                <w:webHidden/>
              </w:rPr>
              <w:fldChar w:fldCharType="end"/>
            </w:r>
          </w:hyperlink>
        </w:p>
        <w:p w14:paraId="3EAD768A" w14:textId="7BE6610E" w:rsidR="00A73E08" w:rsidRDefault="001C417C">
          <w:pPr>
            <w:pStyle w:val="TOC2"/>
            <w:tabs>
              <w:tab w:val="right" w:leader="dot" w:pos="9350"/>
            </w:tabs>
            <w:rPr>
              <w:noProof/>
            </w:rPr>
          </w:pPr>
          <w:hyperlink w:anchor="_Toc9338983" w:history="1">
            <w:r w:rsidR="00A73E08" w:rsidRPr="00B63120">
              <w:rPr>
                <w:rStyle w:val="Hyperlink"/>
                <w:noProof/>
              </w:rPr>
              <w:t>Initialization module to add Admin account</w:t>
            </w:r>
            <w:r w:rsidR="00A73E08">
              <w:rPr>
                <w:noProof/>
                <w:webHidden/>
              </w:rPr>
              <w:tab/>
            </w:r>
            <w:r w:rsidR="00A73E08">
              <w:rPr>
                <w:noProof/>
                <w:webHidden/>
              </w:rPr>
              <w:fldChar w:fldCharType="begin"/>
            </w:r>
            <w:r w:rsidR="00A73E08">
              <w:rPr>
                <w:noProof/>
                <w:webHidden/>
              </w:rPr>
              <w:instrText xml:space="preserve"> PAGEREF _Toc9338983 \h </w:instrText>
            </w:r>
            <w:r w:rsidR="00A73E08">
              <w:rPr>
                <w:noProof/>
                <w:webHidden/>
              </w:rPr>
            </w:r>
            <w:r w:rsidR="00A73E08">
              <w:rPr>
                <w:noProof/>
                <w:webHidden/>
              </w:rPr>
              <w:fldChar w:fldCharType="separate"/>
            </w:r>
            <w:r w:rsidR="00A73E08">
              <w:rPr>
                <w:noProof/>
                <w:webHidden/>
              </w:rPr>
              <w:t>1</w:t>
            </w:r>
            <w:r w:rsidR="00A73E08">
              <w:rPr>
                <w:noProof/>
                <w:webHidden/>
              </w:rPr>
              <w:fldChar w:fldCharType="end"/>
            </w:r>
          </w:hyperlink>
        </w:p>
        <w:p w14:paraId="1FA9526B" w14:textId="0A3AB6EA" w:rsidR="00A73E08" w:rsidRDefault="001C417C">
          <w:pPr>
            <w:pStyle w:val="TOC1"/>
            <w:tabs>
              <w:tab w:val="right" w:leader="dot" w:pos="9350"/>
            </w:tabs>
            <w:rPr>
              <w:noProof/>
            </w:rPr>
          </w:pPr>
          <w:hyperlink w:anchor="_Toc9338984" w:history="1">
            <w:r w:rsidR="00A73E08" w:rsidRPr="00B63120">
              <w:rPr>
                <w:rStyle w:val="Hyperlink"/>
                <w:noProof/>
              </w:rPr>
              <w:t>Defining Content Types</w:t>
            </w:r>
            <w:r w:rsidR="00A73E08">
              <w:rPr>
                <w:noProof/>
                <w:webHidden/>
              </w:rPr>
              <w:tab/>
            </w:r>
            <w:r w:rsidR="00A73E08">
              <w:rPr>
                <w:noProof/>
                <w:webHidden/>
              </w:rPr>
              <w:fldChar w:fldCharType="begin"/>
            </w:r>
            <w:r w:rsidR="00A73E08">
              <w:rPr>
                <w:noProof/>
                <w:webHidden/>
              </w:rPr>
              <w:instrText xml:space="preserve"> PAGEREF _Toc9338984 \h </w:instrText>
            </w:r>
            <w:r w:rsidR="00A73E08">
              <w:rPr>
                <w:noProof/>
                <w:webHidden/>
              </w:rPr>
            </w:r>
            <w:r w:rsidR="00A73E08">
              <w:rPr>
                <w:noProof/>
                <w:webHidden/>
              </w:rPr>
              <w:fldChar w:fldCharType="separate"/>
            </w:r>
            <w:r w:rsidR="00A73E08">
              <w:rPr>
                <w:noProof/>
                <w:webHidden/>
              </w:rPr>
              <w:t>2</w:t>
            </w:r>
            <w:r w:rsidR="00A73E08">
              <w:rPr>
                <w:noProof/>
                <w:webHidden/>
              </w:rPr>
              <w:fldChar w:fldCharType="end"/>
            </w:r>
          </w:hyperlink>
        </w:p>
        <w:p w14:paraId="3DCB94E2" w14:textId="377010F8" w:rsidR="00A73E08" w:rsidRDefault="001C417C">
          <w:pPr>
            <w:pStyle w:val="TOC2"/>
            <w:tabs>
              <w:tab w:val="right" w:leader="dot" w:pos="9350"/>
            </w:tabs>
            <w:rPr>
              <w:noProof/>
            </w:rPr>
          </w:pPr>
          <w:hyperlink w:anchor="_Toc9338985" w:history="1">
            <w:r w:rsidR="00A73E08" w:rsidRPr="00B63120">
              <w:rPr>
                <w:rStyle w:val="Hyperlink"/>
                <w:noProof/>
              </w:rPr>
              <w:t>Defining a Start page type</w:t>
            </w:r>
            <w:r w:rsidR="00A73E08">
              <w:rPr>
                <w:noProof/>
                <w:webHidden/>
              </w:rPr>
              <w:tab/>
            </w:r>
            <w:r w:rsidR="00A73E08">
              <w:rPr>
                <w:noProof/>
                <w:webHidden/>
              </w:rPr>
              <w:fldChar w:fldCharType="begin"/>
            </w:r>
            <w:r w:rsidR="00A73E08">
              <w:rPr>
                <w:noProof/>
                <w:webHidden/>
              </w:rPr>
              <w:instrText xml:space="preserve"> PAGEREF _Toc9338985 \h </w:instrText>
            </w:r>
            <w:r w:rsidR="00A73E08">
              <w:rPr>
                <w:noProof/>
                <w:webHidden/>
              </w:rPr>
            </w:r>
            <w:r w:rsidR="00A73E08">
              <w:rPr>
                <w:noProof/>
                <w:webHidden/>
              </w:rPr>
              <w:fldChar w:fldCharType="separate"/>
            </w:r>
            <w:r w:rsidR="00A73E08">
              <w:rPr>
                <w:noProof/>
                <w:webHidden/>
              </w:rPr>
              <w:t>2</w:t>
            </w:r>
            <w:r w:rsidR="00A73E08">
              <w:rPr>
                <w:noProof/>
                <w:webHidden/>
              </w:rPr>
              <w:fldChar w:fldCharType="end"/>
            </w:r>
          </w:hyperlink>
        </w:p>
        <w:p w14:paraId="461B7CEA" w14:textId="3E889D8F" w:rsidR="00A73E08" w:rsidRDefault="001C417C">
          <w:pPr>
            <w:pStyle w:val="TOC2"/>
            <w:tabs>
              <w:tab w:val="right" w:leader="dot" w:pos="9350"/>
            </w:tabs>
            <w:rPr>
              <w:noProof/>
            </w:rPr>
          </w:pPr>
          <w:hyperlink w:anchor="_Toc9338986" w:history="1">
            <w:r w:rsidR="00A73E08" w:rsidRPr="00B63120">
              <w:rPr>
                <w:rStyle w:val="Hyperlink"/>
                <w:noProof/>
              </w:rPr>
              <w:t>Creating a Start page instance</w:t>
            </w:r>
            <w:r w:rsidR="00A73E08">
              <w:rPr>
                <w:noProof/>
                <w:webHidden/>
              </w:rPr>
              <w:tab/>
            </w:r>
            <w:r w:rsidR="00A73E08">
              <w:rPr>
                <w:noProof/>
                <w:webHidden/>
              </w:rPr>
              <w:fldChar w:fldCharType="begin"/>
            </w:r>
            <w:r w:rsidR="00A73E08">
              <w:rPr>
                <w:noProof/>
                <w:webHidden/>
              </w:rPr>
              <w:instrText xml:space="preserve"> PAGEREF _Toc9338986 \h </w:instrText>
            </w:r>
            <w:r w:rsidR="00A73E08">
              <w:rPr>
                <w:noProof/>
                <w:webHidden/>
              </w:rPr>
            </w:r>
            <w:r w:rsidR="00A73E08">
              <w:rPr>
                <w:noProof/>
                <w:webHidden/>
              </w:rPr>
              <w:fldChar w:fldCharType="separate"/>
            </w:r>
            <w:r w:rsidR="00A73E08">
              <w:rPr>
                <w:noProof/>
                <w:webHidden/>
              </w:rPr>
              <w:t>3</w:t>
            </w:r>
            <w:r w:rsidR="00A73E08">
              <w:rPr>
                <w:noProof/>
                <w:webHidden/>
              </w:rPr>
              <w:fldChar w:fldCharType="end"/>
            </w:r>
          </w:hyperlink>
        </w:p>
        <w:p w14:paraId="2793FC8B" w14:textId="4AFA1870" w:rsidR="00A73E08" w:rsidRDefault="001C417C">
          <w:pPr>
            <w:pStyle w:val="TOC2"/>
            <w:tabs>
              <w:tab w:val="right" w:leader="dot" w:pos="9350"/>
            </w:tabs>
            <w:rPr>
              <w:noProof/>
            </w:rPr>
          </w:pPr>
          <w:hyperlink w:anchor="_Toc9338987" w:history="1">
            <w:r w:rsidR="00A73E08" w:rsidRPr="00B63120">
              <w:rPr>
                <w:rStyle w:val="Hyperlink"/>
                <w:noProof/>
              </w:rPr>
              <w:t>Creating a Start page template</w:t>
            </w:r>
            <w:r w:rsidR="00A73E08">
              <w:rPr>
                <w:noProof/>
                <w:webHidden/>
              </w:rPr>
              <w:tab/>
            </w:r>
            <w:r w:rsidR="00A73E08">
              <w:rPr>
                <w:noProof/>
                <w:webHidden/>
              </w:rPr>
              <w:fldChar w:fldCharType="begin"/>
            </w:r>
            <w:r w:rsidR="00A73E08">
              <w:rPr>
                <w:noProof/>
                <w:webHidden/>
              </w:rPr>
              <w:instrText xml:space="preserve"> PAGEREF _Toc9338987 \h </w:instrText>
            </w:r>
            <w:r w:rsidR="00A73E08">
              <w:rPr>
                <w:noProof/>
                <w:webHidden/>
              </w:rPr>
            </w:r>
            <w:r w:rsidR="00A73E08">
              <w:rPr>
                <w:noProof/>
                <w:webHidden/>
              </w:rPr>
              <w:fldChar w:fldCharType="separate"/>
            </w:r>
            <w:r w:rsidR="00A73E08">
              <w:rPr>
                <w:noProof/>
                <w:webHidden/>
              </w:rPr>
              <w:t>7</w:t>
            </w:r>
            <w:r w:rsidR="00A73E08">
              <w:rPr>
                <w:noProof/>
                <w:webHidden/>
              </w:rPr>
              <w:fldChar w:fldCharType="end"/>
            </w:r>
          </w:hyperlink>
        </w:p>
        <w:p w14:paraId="734C2AAC" w14:textId="3B38226A" w:rsidR="00A73E08" w:rsidRDefault="001C417C">
          <w:pPr>
            <w:pStyle w:val="TOC2"/>
            <w:tabs>
              <w:tab w:val="right" w:leader="dot" w:pos="9350"/>
            </w:tabs>
            <w:rPr>
              <w:noProof/>
            </w:rPr>
          </w:pPr>
          <w:hyperlink w:anchor="_Toc9338988" w:history="1">
            <w:r w:rsidR="00A73E08" w:rsidRPr="00B63120">
              <w:rPr>
                <w:rStyle w:val="Hyperlink"/>
                <w:noProof/>
                <w:lang w:val="en-GB"/>
              </w:rPr>
              <w:t>Enabling upload of any file by defining a media type</w:t>
            </w:r>
            <w:r w:rsidR="00A73E08">
              <w:rPr>
                <w:noProof/>
                <w:webHidden/>
              </w:rPr>
              <w:tab/>
            </w:r>
            <w:r w:rsidR="00A73E08">
              <w:rPr>
                <w:noProof/>
                <w:webHidden/>
              </w:rPr>
              <w:fldChar w:fldCharType="begin"/>
            </w:r>
            <w:r w:rsidR="00A73E08">
              <w:rPr>
                <w:noProof/>
                <w:webHidden/>
              </w:rPr>
              <w:instrText xml:space="preserve"> PAGEREF _Toc9338988 \h </w:instrText>
            </w:r>
            <w:r w:rsidR="00A73E08">
              <w:rPr>
                <w:noProof/>
                <w:webHidden/>
              </w:rPr>
            </w:r>
            <w:r w:rsidR="00A73E08">
              <w:rPr>
                <w:noProof/>
                <w:webHidden/>
              </w:rPr>
              <w:fldChar w:fldCharType="separate"/>
            </w:r>
            <w:r w:rsidR="00A73E08">
              <w:rPr>
                <w:noProof/>
                <w:webHidden/>
              </w:rPr>
              <w:t>9</w:t>
            </w:r>
            <w:r w:rsidR="00A73E08">
              <w:rPr>
                <w:noProof/>
                <w:webHidden/>
              </w:rPr>
              <w:fldChar w:fldCharType="end"/>
            </w:r>
          </w:hyperlink>
        </w:p>
        <w:p w14:paraId="4C0E01F1" w14:textId="1C59A105" w:rsidR="00A73E08" w:rsidRDefault="001C417C">
          <w:pPr>
            <w:pStyle w:val="TOC2"/>
            <w:tabs>
              <w:tab w:val="right" w:leader="dot" w:pos="9350"/>
            </w:tabs>
            <w:rPr>
              <w:noProof/>
            </w:rPr>
          </w:pPr>
          <w:hyperlink w:anchor="_Toc9338989" w:history="1">
            <w:r w:rsidR="00A73E08" w:rsidRPr="00B63120">
              <w:rPr>
                <w:rStyle w:val="Hyperlink"/>
                <w:noProof/>
                <w:lang w:val="en-GB"/>
              </w:rPr>
              <w:t>Uploading files</w:t>
            </w:r>
            <w:r w:rsidR="00A73E08">
              <w:rPr>
                <w:noProof/>
                <w:webHidden/>
              </w:rPr>
              <w:tab/>
            </w:r>
            <w:r w:rsidR="00A73E08">
              <w:rPr>
                <w:noProof/>
                <w:webHidden/>
              </w:rPr>
              <w:fldChar w:fldCharType="begin"/>
            </w:r>
            <w:r w:rsidR="00A73E08">
              <w:rPr>
                <w:noProof/>
                <w:webHidden/>
              </w:rPr>
              <w:instrText xml:space="preserve"> PAGEREF _Toc9338989 \h </w:instrText>
            </w:r>
            <w:r w:rsidR="00A73E08">
              <w:rPr>
                <w:noProof/>
                <w:webHidden/>
              </w:rPr>
            </w:r>
            <w:r w:rsidR="00A73E08">
              <w:rPr>
                <w:noProof/>
                <w:webHidden/>
              </w:rPr>
              <w:fldChar w:fldCharType="separate"/>
            </w:r>
            <w:r w:rsidR="00A73E08">
              <w:rPr>
                <w:noProof/>
                <w:webHidden/>
              </w:rPr>
              <w:t>10</w:t>
            </w:r>
            <w:r w:rsidR="00A73E08">
              <w:rPr>
                <w:noProof/>
                <w:webHidden/>
              </w:rPr>
              <w:fldChar w:fldCharType="end"/>
            </w:r>
          </w:hyperlink>
        </w:p>
        <w:p w14:paraId="506D6553" w14:textId="45FBF275" w:rsidR="00A73E08" w:rsidRDefault="001C417C">
          <w:pPr>
            <w:pStyle w:val="TOC2"/>
            <w:tabs>
              <w:tab w:val="right" w:leader="dot" w:pos="9350"/>
            </w:tabs>
            <w:rPr>
              <w:noProof/>
            </w:rPr>
          </w:pPr>
          <w:hyperlink w:anchor="_Toc9338990" w:history="1">
            <w:r w:rsidR="00A73E08" w:rsidRPr="00B63120">
              <w:rPr>
                <w:rStyle w:val="Hyperlink"/>
                <w:noProof/>
                <w:lang w:val="en-GB"/>
              </w:rPr>
              <w:t>Customize handling of images by defining an image type</w:t>
            </w:r>
            <w:r w:rsidR="00A73E08">
              <w:rPr>
                <w:noProof/>
                <w:webHidden/>
              </w:rPr>
              <w:tab/>
            </w:r>
            <w:r w:rsidR="00A73E08">
              <w:rPr>
                <w:noProof/>
                <w:webHidden/>
              </w:rPr>
              <w:fldChar w:fldCharType="begin"/>
            </w:r>
            <w:r w:rsidR="00A73E08">
              <w:rPr>
                <w:noProof/>
                <w:webHidden/>
              </w:rPr>
              <w:instrText xml:space="preserve"> PAGEREF _Toc9338990 \h </w:instrText>
            </w:r>
            <w:r w:rsidR="00A73E08">
              <w:rPr>
                <w:noProof/>
                <w:webHidden/>
              </w:rPr>
            </w:r>
            <w:r w:rsidR="00A73E08">
              <w:rPr>
                <w:noProof/>
                <w:webHidden/>
              </w:rPr>
              <w:fldChar w:fldCharType="separate"/>
            </w:r>
            <w:r w:rsidR="00A73E08">
              <w:rPr>
                <w:noProof/>
                <w:webHidden/>
              </w:rPr>
              <w:t>12</w:t>
            </w:r>
            <w:r w:rsidR="00A73E08">
              <w:rPr>
                <w:noProof/>
                <w:webHidden/>
              </w:rPr>
              <w:fldChar w:fldCharType="end"/>
            </w:r>
          </w:hyperlink>
        </w:p>
        <w:p w14:paraId="0FD4F4C7" w14:textId="2A36243C" w:rsidR="00A73E08" w:rsidRDefault="001C417C">
          <w:pPr>
            <w:pStyle w:val="TOC2"/>
            <w:tabs>
              <w:tab w:val="right" w:leader="dot" w:pos="9350"/>
            </w:tabs>
            <w:rPr>
              <w:noProof/>
            </w:rPr>
          </w:pPr>
          <w:hyperlink w:anchor="_Toc9338991" w:history="1">
            <w:r w:rsidR="00A73E08" w:rsidRPr="00B63120">
              <w:rPr>
                <w:rStyle w:val="Hyperlink"/>
                <w:noProof/>
                <w:lang w:val="en-GB"/>
              </w:rPr>
              <w:t>Uploading images</w:t>
            </w:r>
            <w:r w:rsidR="00A73E08">
              <w:rPr>
                <w:noProof/>
                <w:webHidden/>
              </w:rPr>
              <w:tab/>
            </w:r>
            <w:r w:rsidR="00A73E08">
              <w:rPr>
                <w:noProof/>
                <w:webHidden/>
              </w:rPr>
              <w:fldChar w:fldCharType="begin"/>
            </w:r>
            <w:r w:rsidR="00A73E08">
              <w:rPr>
                <w:noProof/>
                <w:webHidden/>
              </w:rPr>
              <w:instrText xml:space="preserve"> PAGEREF _Toc9338991 \h </w:instrText>
            </w:r>
            <w:r w:rsidR="00A73E08">
              <w:rPr>
                <w:noProof/>
                <w:webHidden/>
              </w:rPr>
            </w:r>
            <w:r w:rsidR="00A73E08">
              <w:rPr>
                <w:noProof/>
                <w:webHidden/>
              </w:rPr>
              <w:fldChar w:fldCharType="separate"/>
            </w:r>
            <w:r w:rsidR="00A73E08">
              <w:rPr>
                <w:noProof/>
                <w:webHidden/>
              </w:rPr>
              <w:t>13</w:t>
            </w:r>
            <w:r w:rsidR="00A73E08">
              <w:rPr>
                <w:noProof/>
                <w:webHidden/>
              </w:rPr>
              <w:fldChar w:fldCharType="end"/>
            </w:r>
          </w:hyperlink>
        </w:p>
        <w:p w14:paraId="77BF1EAD" w14:textId="6699B4F2" w:rsidR="00A73E08" w:rsidRDefault="001C417C">
          <w:pPr>
            <w:pStyle w:val="TOC2"/>
            <w:tabs>
              <w:tab w:val="right" w:leader="dot" w:pos="9350"/>
            </w:tabs>
            <w:rPr>
              <w:noProof/>
            </w:rPr>
          </w:pPr>
          <w:hyperlink w:anchor="_Toc9338992" w:history="1">
            <w:r w:rsidR="00A73E08" w:rsidRPr="00B63120">
              <w:rPr>
                <w:rStyle w:val="Hyperlink"/>
                <w:noProof/>
              </w:rPr>
              <w:t>Inheriting Content Types</w:t>
            </w:r>
            <w:r w:rsidR="00A73E08">
              <w:rPr>
                <w:noProof/>
                <w:webHidden/>
              </w:rPr>
              <w:tab/>
            </w:r>
            <w:r w:rsidR="00A73E08">
              <w:rPr>
                <w:noProof/>
                <w:webHidden/>
              </w:rPr>
              <w:fldChar w:fldCharType="begin"/>
            </w:r>
            <w:r w:rsidR="00A73E08">
              <w:rPr>
                <w:noProof/>
                <w:webHidden/>
              </w:rPr>
              <w:instrText xml:space="preserve"> PAGEREF _Toc9338992 \h </w:instrText>
            </w:r>
            <w:r w:rsidR="00A73E08">
              <w:rPr>
                <w:noProof/>
                <w:webHidden/>
              </w:rPr>
            </w:r>
            <w:r w:rsidR="00A73E08">
              <w:rPr>
                <w:noProof/>
                <w:webHidden/>
              </w:rPr>
              <w:fldChar w:fldCharType="separate"/>
            </w:r>
            <w:r w:rsidR="00A73E08">
              <w:rPr>
                <w:noProof/>
                <w:webHidden/>
              </w:rPr>
              <w:t>16</w:t>
            </w:r>
            <w:r w:rsidR="00A73E08">
              <w:rPr>
                <w:noProof/>
                <w:webHidden/>
              </w:rPr>
              <w:fldChar w:fldCharType="end"/>
            </w:r>
          </w:hyperlink>
        </w:p>
        <w:p w14:paraId="7A08CF60" w14:textId="2B3A2A0E" w:rsidR="00A73E08" w:rsidRDefault="001C417C">
          <w:pPr>
            <w:pStyle w:val="TOC3"/>
            <w:tabs>
              <w:tab w:val="right" w:leader="dot" w:pos="9350"/>
            </w:tabs>
            <w:rPr>
              <w:noProof/>
            </w:rPr>
          </w:pPr>
          <w:hyperlink w:anchor="_Toc9338993" w:history="1">
            <w:r w:rsidR="00A73E08" w:rsidRPr="00B63120">
              <w:rPr>
                <w:rStyle w:val="Hyperlink"/>
                <w:noProof/>
              </w:rPr>
              <w:t>IList&lt;string&gt; Custom Display Template (Optional)</w:t>
            </w:r>
            <w:r w:rsidR="00A73E08">
              <w:rPr>
                <w:noProof/>
                <w:webHidden/>
              </w:rPr>
              <w:tab/>
            </w:r>
            <w:r w:rsidR="00A73E08">
              <w:rPr>
                <w:noProof/>
                <w:webHidden/>
              </w:rPr>
              <w:fldChar w:fldCharType="begin"/>
            </w:r>
            <w:r w:rsidR="00A73E08">
              <w:rPr>
                <w:noProof/>
                <w:webHidden/>
              </w:rPr>
              <w:instrText xml:space="preserve"> PAGEREF _Toc9338993 \h </w:instrText>
            </w:r>
            <w:r w:rsidR="00A73E08">
              <w:rPr>
                <w:noProof/>
                <w:webHidden/>
              </w:rPr>
            </w:r>
            <w:r w:rsidR="00A73E08">
              <w:rPr>
                <w:noProof/>
                <w:webHidden/>
              </w:rPr>
              <w:fldChar w:fldCharType="separate"/>
            </w:r>
            <w:r w:rsidR="00A73E08">
              <w:rPr>
                <w:noProof/>
                <w:webHidden/>
              </w:rPr>
              <w:t>20</w:t>
            </w:r>
            <w:r w:rsidR="00A73E08">
              <w:rPr>
                <w:noProof/>
                <w:webHidden/>
              </w:rPr>
              <w:fldChar w:fldCharType="end"/>
            </w:r>
          </w:hyperlink>
        </w:p>
        <w:p w14:paraId="3F0891E2" w14:textId="41AAADBF" w:rsidR="00A73E08" w:rsidRDefault="001C417C">
          <w:pPr>
            <w:pStyle w:val="TOC1"/>
            <w:tabs>
              <w:tab w:val="right" w:leader="dot" w:pos="9350"/>
            </w:tabs>
            <w:rPr>
              <w:noProof/>
            </w:rPr>
          </w:pPr>
          <w:hyperlink w:anchor="_Toc9338994" w:history="1">
            <w:r w:rsidR="00A73E08" w:rsidRPr="00B63120">
              <w:rPr>
                <w:rStyle w:val="Hyperlink"/>
                <w:noProof/>
              </w:rPr>
              <w:t>Defining Blocks</w:t>
            </w:r>
            <w:r w:rsidR="00A73E08">
              <w:rPr>
                <w:noProof/>
                <w:webHidden/>
              </w:rPr>
              <w:tab/>
            </w:r>
            <w:r w:rsidR="00A73E08">
              <w:rPr>
                <w:noProof/>
                <w:webHidden/>
              </w:rPr>
              <w:fldChar w:fldCharType="begin"/>
            </w:r>
            <w:r w:rsidR="00A73E08">
              <w:rPr>
                <w:noProof/>
                <w:webHidden/>
              </w:rPr>
              <w:instrText xml:space="preserve"> PAGEREF _Toc9338994 \h </w:instrText>
            </w:r>
            <w:r w:rsidR="00A73E08">
              <w:rPr>
                <w:noProof/>
                <w:webHidden/>
              </w:rPr>
            </w:r>
            <w:r w:rsidR="00A73E08">
              <w:rPr>
                <w:noProof/>
                <w:webHidden/>
              </w:rPr>
              <w:fldChar w:fldCharType="separate"/>
            </w:r>
            <w:r w:rsidR="00A73E08">
              <w:rPr>
                <w:noProof/>
                <w:webHidden/>
              </w:rPr>
              <w:t>21</w:t>
            </w:r>
            <w:r w:rsidR="00A73E08">
              <w:rPr>
                <w:noProof/>
                <w:webHidden/>
              </w:rPr>
              <w:fldChar w:fldCharType="end"/>
            </w:r>
          </w:hyperlink>
        </w:p>
        <w:p w14:paraId="46D15641" w14:textId="20CEFFC6" w:rsidR="00A73E08" w:rsidRDefault="001C417C">
          <w:pPr>
            <w:pStyle w:val="TOC2"/>
            <w:tabs>
              <w:tab w:val="right" w:leader="dot" w:pos="9350"/>
            </w:tabs>
            <w:rPr>
              <w:noProof/>
            </w:rPr>
          </w:pPr>
          <w:hyperlink w:anchor="_Toc9338995" w:history="1">
            <w:r w:rsidR="00A73E08" w:rsidRPr="00B63120">
              <w:rPr>
                <w:rStyle w:val="Hyperlink"/>
                <w:noProof/>
              </w:rPr>
              <w:t>Creating an editorial block type</w:t>
            </w:r>
            <w:r w:rsidR="00A73E08">
              <w:rPr>
                <w:noProof/>
                <w:webHidden/>
              </w:rPr>
              <w:tab/>
            </w:r>
            <w:r w:rsidR="00A73E08">
              <w:rPr>
                <w:noProof/>
                <w:webHidden/>
              </w:rPr>
              <w:fldChar w:fldCharType="begin"/>
            </w:r>
            <w:r w:rsidR="00A73E08">
              <w:rPr>
                <w:noProof/>
                <w:webHidden/>
              </w:rPr>
              <w:instrText xml:space="preserve"> PAGEREF _Toc9338995 \h </w:instrText>
            </w:r>
            <w:r w:rsidR="00A73E08">
              <w:rPr>
                <w:noProof/>
                <w:webHidden/>
              </w:rPr>
            </w:r>
            <w:r w:rsidR="00A73E08">
              <w:rPr>
                <w:noProof/>
                <w:webHidden/>
              </w:rPr>
              <w:fldChar w:fldCharType="separate"/>
            </w:r>
            <w:r w:rsidR="00A73E08">
              <w:rPr>
                <w:noProof/>
                <w:webHidden/>
              </w:rPr>
              <w:t>21</w:t>
            </w:r>
            <w:r w:rsidR="00A73E08">
              <w:rPr>
                <w:noProof/>
                <w:webHidden/>
              </w:rPr>
              <w:fldChar w:fldCharType="end"/>
            </w:r>
          </w:hyperlink>
        </w:p>
        <w:p w14:paraId="67E6DC92" w14:textId="5AD753EE" w:rsidR="00A73E08" w:rsidRDefault="001C417C">
          <w:pPr>
            <w:pStyle w:val="TOC1"/>
            <w:tabs>
              <w:tab w:val="right" w:leader="dot" w:pos="9350"/>
            </w:tabs>
            <w:rPr>
              <w:noProof/>
            </w:rPr>
          </w:pPr>
          <w:hyperlink w:anchor="_Toc9338996" w:history="1">
            <w:r w:rsidR="00A73E08" w:rsidRPr="00B63120">
              <w:rPr>
                <w:rStyle w:val="Hyperlink"/>
                <w:noProof/>
              </w:rPr>
              <w:t>Dependency Injection</w:t>
            </w:r>
            <w:r w:rsidR="00A73E08">
              <w:rPr>
                <w:noProof/>
                <w:webHidden/>
              </w:rPr>
              <w:tab/>
            </w:r>
            <w:r w:rsidR="00A73E08">
              <w:rPr>
                <w:noProof/>
                <w:webHidden/>
              </w:rPr>
              <w:fldChar w:fldCharType="begin"/>
            </w:r>
            <w:r w:rsidR="00A73E08">
              <w:rPr>
                <w:noProof/>
                <w:webHidden/>
              </w:rPr>
              <w:instrText xml:space="preserve"> PAGEREF _Toc9338996 \h </w:instrText>
            </w:r>
            <w:r w:rsidR="00A73E08">
              <w:rPr>
                <w:noProof/>
                <w:webHidden/>
              </w:rPr>
            </w:r>
            <w:r w:rsidR="00A73E08">
              <w:rPr>
                <w:noProof/>
                <w:webHidden/>
              </w:rPr>
              <w:fldChar w:fldCharType="separate"/>
            </w:r>
            <w:r w:rsidR="00A73E08">
              <w:rPr>
                <w:noProof/>
                <w:webHidden/>
              </w:rPr>
              <w:t>23</w:t>
            </w:r>
            <w:r w:rsidR="00A73E08">
              <w:rPr>
                <w:noProof/>
                <w:webHidden/>
              </w:rPr>
              <w:fldChar w:fldCharType="end"/>
            </w:r>
          </w:hyperlink>
        </w:p>
        <w:p w14:paraId="1EA8A887" w14:textId="68B72B89" w:rsidR="00A73E08" w:rsidRDefault="001C417C">
          <w:pPr>
            <w:pStyle w:val="TOC2"/>
            <w:tabs>
              <w:tab w:val="right" w:leader="dot" w:pos="9350"/>
            </w:tabs>
            <w:rPr>
              <w:noProof/>
            </w:rPr>
          </w:pPr>
          <w:hyperlink w:anchor="_Toc9338997" w:history="1">
            <w:r w:rsidR="00A73E08" w:rsidRPr="00B63120">
              <w:rPr>
                <w:rStyle w:val="Hyperlink"/>
                <w:noProof/>
              </w:rPr>
              <w:t>Out-of-the-box StructureMap</w:t>
            </w:r>
            <w:r w:rsidR="00A73E08">
              <w:rPr>
                <w:noProof/>
                <w:webHidden/>
              </w:rPr>
              <w:tab/>
            </w:r>
            <w:r w:rsidR="00A73E08">
              <w:rPr>
                <w:noProof/>
                <w:webHidden/>
              </w:rPr>
              <w:fldChar w:fldCharType="begin"/>
            </w:r>
            <w:r w:rsidR="00A73E08">
              <w:rPr>
                <w:noProof/>
                <w:webHidden/>
              </w:rPr>
              <w:instrText xml:space="preserve"> PAGEREF _Toc9338997 \h </w:instrText>
            </w:r>
            <w:r w:rsidR="00A73E08">
              <w:rPr>
                <w:noProof/>
                <w:webHidden/>
              </w:rPr>
            </w:r>
            <w:r w:rsidR="00A73E08">
              <w:rPr>
                <w:noProof/>
                <w:webHidden/>
              </w:rPr>
              <w:fldChar w:fldCharType="separate"/>
            </w:r>
            <w:r w:rsidR="00A73E08">
              <w:rPr>
                <w:noProof/>
                <w:webHidden/>
              </w:rPr>
              <w:t>23</w:t>
            </w:r>
            <w:r w:rsidR="00A73E08">
              <w:rPr>
                <w:noProof/>
                <w:webHidden/>
              </w:rPr>
              <w:fldChar w:fldCharType="end"/>
            </w:r>
          </w:hyperlink>
        </w:p>
        <w:p w14:paraId="47561491" w14:textId="6CEB16F2" w:rsidR="00A73E08" w:rsidRDefault="001C417C">
          <w:pPr>
            <w:pStyle w:val="TOC2"/>
            <w:tabs>
              <w:tab w:val="right" w:leader="dot" w:pos="9350"/>
            </w:tabs>
            <w:rPr>
              <w:noProof/>
            </w:rPr>
          </w:pPr>
          <w:hyperlink w:anchor="_Toc9338998" w:history="1">
            <w:r w:rsidR="00A73E08" w:rsidRPr="00B63120">
              <w:rPr>
                <w:rStyle w:val="Hyperlink"/>
                <w:noProof/>
              </w:rPr>
              <w:t>Setting up MVC Controller Dependency Injection</w:t>
            </w:r>
            <w:r w:rsidR="00A73E08">
              <w:rPr>
                <w:noProof/>
                <w:webHidden/>
              </w:rPr>
              <w:tab/>
            </w:r>
            <w:r w:rsidR="00A73E08">
              <w:rPr>
                <w:noProof/>
                <w:webHidden/>
              </w:rPr>
              <w:fldChar w:fldCharType="begin"/>
            </w:r>
            <w:r w:rsidR="00A73E08">
              <w:rPr>
                <w:noProof/>
                <w:webHidden/>
              </w:rPr>
              <w:instrText xml:space="preserve"> PAGEREF _Toc9338998 \h </w:instrText>
            </w:r>
            <w:r w:rsidR="00A73E08">
              <w:rPr>
                <w:noProof/>
                <w:webHidden/>
              </w:rPr>
            </w:r>
            <w:r w:rsidR="00A73E08">
              <w:rPr>
                <w:noProof/>
                <w:webHidden/>
              </w:rPr>
              <w:fldChar w:fldCharType="separate"/>
            </w:r>
            <w:r w:rsidR="00A73E08">
              <w:rPr>
                <w:noProof/>
                <w:webHidden/>
              </w:rPr>
              <w:t>24</w:t>
            </w:r>
            <w:r w:rsidR="00A73E08">
              <w:rPr>
                <w:noProof/>
                <w:webHidden/>
              </w:rPr>
              <w:fldChar w:fldCharType="end"/>
            </w:r>
          </w:hyperlink>
        </w:p>
        <w:p w14:paraId="4C5FCA21" w14:textId="6C8AFCA7" w:rsidR="00A73E08" w:rsidRDefault="001C417C">
          <w:pPr>
            <w:pStyle w:val="TOC1"/>
            <w:tabs>
              <w:tab w:val="right" w:leader="dot" w:pos="9350"/>
            </w:tabs>
            <w:rPr>
              <w:noProof/>
            </w:rPr>
          </w:pPr>
          <w:hyperlink w:anchor="_Toc9338999" w:history="1">
            <w:r w:rsidR="00A73E08" w:rsidRPr="00B63120">
              <w:rPr>
                <w:rStyle w:val="Hyperlink"/>
                <w:noProof/>
                <w:lang w:val="en-GB" w:eastAsia="sv-SE"/>
              </w:rPr>
              <w:t>Personalization</w:t>
            </w:r>
            <w:r w:rsidR="00A73E08">
              <w:rPr>
                <w:noProof/>
                <w:webHidden/>
              </w:rPr>
              <w:tab/>
            </w:r>
            <w:r w:rsidR="00A73E08">
              <w:rPr>
                <w:noProof/>
                <w:webHidden/>
              </w:rPr>
              <w:fldChar w:fldCharType="begin"/>
            </w:r>
            <w:r w:rsidR="00A73E08">
              <w:rPr>
                <w:noProof/>
                <w:webHidden/>
              </w:rPr>
              <w:instrText xml:space="preserve"> PAGEREF _Toc9338999 \h </w:instrText>
            </w:r>
            <w:r w:rsidR="00A73E08">
              <w:rPr>
                <w:noProof/>
                <w:webHidden/>
              </w:rPr>
            </w:r>
            <w:r w:rsidR="00A73E08">
              <w:rPr>
                <w:noProof/>
                <w:webHidden/>
              </w:rPr>
              <w:fldChar w:fldCharType="separate"/>
            </w:r>
            <w:r w:rsidR="00A73E08">
              <w:rPr>
                <w:noProof/>
                <w:webHidden/>
              </w:rPr>
              <w:t>27</w:t>
            </w:r>
            <w:r w:rsidR="00A73E08">
              <w:rPr>
                <w:noProof/>
                <w:webHidden/>
              </w:rPr>
              <w:fldChar w:fldCharType="end"/>
            </w:r>
          </w:hyperlink>
        </w:p>
        <w:p w14:paraId="11DA2A75" w14:textId="1DA80A60" w:rsidR="00A73E08" w:rsidRDefault="001C417C">
          <w:pPr>
            <w:pStyle w:val="TOC2"/>
            <w:tabs>
              <w:tab w:val="right" w:leader="dot" w:pos="9350"/>
            </w:tabs>
            <w:rPr>
              <w:noProof/>
            </w:rPr>
          </w:pPr>
          <w:hyperlink w:anchor="_Toc9339000" w:history="1">
            <w:r w:rsidR="00A73E08" w:rsidRPr="00B63120">
              <w:rPr>
                <w:rStyle w:val="Hyperlink"/>
                <w:noProof/>
              </w:rPr>
              <w:t>Setting up a Visitor Group</w:t>
            </w:r>
            <w:r w:rsidR="00A73E08">
              <w:rPr>
                <w:noProof/>
                <w:webHidden/>
              </w:rPr>
              <w:tab/>
            </w:r>
            <w:r w:rsidR="00A73E08">
              <w:rPr>
                <w:noProof/>
                <w:webHidden/>
              </w:rPr>
              <w:fldChar w:fldCharType="begin"/>
            </w:r>
            <w:r w:rsidR="00A73E08">
              <w:rPr>
                <w:noProof/>
                <w:webHidden/>
              </w:rPr>
              <w:instrText xml:space="preserve"> PAGEREF _Toc9339000 \h </w:instrText>
            </w:r>
            <w:r w:rsidR="00A73E08">
              <w:rPr>
                <w:noProof/>
                <w:webHidden/>
              </w:rPr>
            </w:r>
            <w:r w:rsidR="00A73E08">
              <w:rPr>
                <w:noProof/>
                <w:webHidden/>
              </w:rPr>
              <w:fldChar w:fldCharType="separate"/>
            </w:r>
            <w:r w:rsidR="00A73E08">
              <w:rPr>
                <w:noProof/>
                <w:webHidden/>
              </w:rPr>
              <w:t>27</w:t>
            </w:r>
            <w:r w:rsidR="00A73E08">
              <w:rPr>
                <w:noProof/>
                <w:webHidden/>
              </w:rPr>
              <w:fldChar w:fldCharType="end"/>
            </w:r>
          </w:hyperlink>
        </w:p>
        <w:p w14:paraId="799B9581" w14:textId="1B9A6522" w:rsidR="00A73E08" w:rsidRDefault="001C417C">
          <w:pPr>
            <w:pStyle w:val="TOC2"/>
            <w:tabs>
              <w:tab w:val="right" w:leader="dot" w:pos="9350"/>
            </w:tabs>
            <w:rPr>
              <w:noProof/>
            </w:rPr>
          </w:pPr>
          <w:hyperlink w:anchor="_Toc9339001" w:history="1">
            <w:r w:rsidR="00A73E08" w:rsidRPr="00B63120">
              <w:rPr>
                <w:rStyle w:val="Hyperlink"/>
                <w:noProof/>
                <w:lang w:val="en-GB" w:eastAsia="sv-SE"/>
              </w:rPr>
              <w:t>Adding Geographic Visitor Group Criteria</w:t>
            </w:r>
            <w:r w:rsidR="00A73E08">
              <w:rPr>
                <w:noProof/>
                <w:webHidden/>
              </w:rPr>
              <w:tab/>
            </w:r>
            <w:r w:rsidR="00A73E08">
              <w:rPr>
                <w:noProof/>
                <w:webHidden/>
              </w:rPr>
              <w:fldChar w:fldCharType="begin"/>
            </w:r>
            <w:r w:rsidR="00A73E08">
              <w:rPr>
                <w:noProof/>
                <w:webHidden/>
              </w:rPr>
              <w:instrText xml:space="preserve"> PAGEREF _Toc9339001 \h </w:instrText>
            </w:r>
            <w:r w:rsidR="00A73E08">
              <w:rPr>
                <w:noProof/>
                <w:webHidden/>
              </w:rPr>
            </w:r>
            <w:r w:rsidR="00A73E08">
              <w:rPr>
                <w:noProof/>
                <w:webHidden/>
              </w:rPr>
              <w:fldChar w:fldCharType="separate"/>
            </w:r>
            <w:r w:rsidR="00A73E08">
              <w:rPr>
                <w:noProof/>
                <w:webHidden/>
              </w:rPr>
              <w:t>31</w:t>
            </w:r>
            <w:r w:rsidR="00A73E08">
              <w:rPr>
                <w:noProof/>
                <w:webHidden/>
              </w:rPr>
              <w:fldChar w:fldCharType="end"/>
            </w:r>
          </w:hyperlink>
        </w:p>
        <w:p w14:paraId="60C36F3F" w14:textId="6060E64D" w:rsidR="00A73E08" w:rsidRDefault="001C417C">
          <w:pPr>
            <w:pStyle w:val="TOC3"/>
            <w:tabs>
              <w:tab w:val="right" w:leader="dot" w:pos="9350"/>
            </w:tabs>
            <w:rPr>
              <w:noProof/>
            </w:rPr>
          </w:pPr>
          <w:hyperlink w:anchor="_Toc9339002" w:history="1">
            <w:r w:rsidR="00A73E08" w:rsidRPr="00B63120">
              <w:rPr>
                <w:rStyle w:val="Hyperlink"/>
                <w:noProof/>
              </w:rPr>
              <w:t>Getting Geographic Criteria to work with Localhost</w:t>
            </w:r>
            <w:r w:rsidR="00A73E08">
              <w:rPr>
                <w:noProof/>
                <w:webHidden/>
              </w:rPr>
              <w:tab/>
            </w:r>
            <w:r w:rsidR="00A73E08">
              <w:rPr>
                <w:noProof/>
                <w:webHidden/>
              </w:rPr>
              <w:fldChar w:fldCharType="begin"/>
            </w:r>
            <w:r w:rsidR="00A73E08">
              <w:rPr>
                <w:noProof/>
                <w:webHidden/>
              </w:rPr>
              <w:instrText xml:space="preserve"> PAGEREF _Toc9339002 \h </w:instrText>
            </w:r>
            <w:r w:rsidR="00A73E08">
              <w:rPr>
                <w:noProof/>
                <w:webHidden/>
              </w:rPr>
            </w:r>
            <w:r w:rsidR="00A73E08">
              <w:rPr>
                <w:noProof/>
                <w:webHidden/>
              </w:rPr>
              <w:fldChar w:fldCharType="separate"/>
            </w:r>
            <w:r w:rsidR="00A73E08">
              <w:rPr>
                <w:noProof/>
                <w:webHidden/>
              </w:rPr>
              <w:t>33</w:t>
            </w:r>
            <w:r w:rsidR="00A73E08">
              <w:rPr>
                <w:noProof/>
                <w:webHidden/>
              </w:rPr>
              <w:fldChar w:fldCharType="end"/>
            </w:r>
          </w:hyperlink>
        </w:p>
        <w:p w14:paraId="10DCBAE8" w14:textId="007005F9" w:rsidR="00A73E08" w:rsidRDefault="00A73E08">
          <w:r>
            <w:rPr>
              <w:b/>
              <w:bCs/>
              <w:noProof/>
            </w:rPr>
            <w:fldChar w:fldCharType="end"/>
          </w:r>
        </w:p>
      </w:sdtContent>
    </w:sdt>
    <w:p w14:paraId="2525139C" w14:textId="77777777" w:rsidR="005440AE" w:rsidRPr="005440AE" w:rsidRDefault="005440AE" w:rsidP="005440AE">
      <w:bookmarkStart w:id="0" w:name="_Toc9338979"/>
      <w:r w:rsidRPr="005440AE">
        <w:t>Copyright © 1996-2018 Episerver AB. All rights reserved.</w:t>
      </w:r>
    </w:p>
    <w:p w14:paraId="1A6E129A" w14:textId="77777777" w:rsidR="005440AE" w:rsidRPr="005440AE" w:rsidRDefault="005440AE" w:rsidP="005440AE">
      <w:r w:rsidRPr="005440AE">
        <w:t>Without limiting the rights under copyright, no part of this document may be reproduced, stored in or introduced into a retrieval system or transmitted in any form or by any means (electronic, mechanical, photocopying, recording, or otherwise), or for any purpose, without expressed written permission of Episerver.  Episerver assumes no liability or responsibility for any errors or omissions in the content of this document.</w:t>
      </w:r>
    </w:p>
    <w:p w14:paraId="0BCC6A00" w14:textId="77777777" w:rsidR="005440AE" w:rsidRPr="005440AE" w:rsidRDefault="005440AE" w:rsidP="005440AE"/>
    <w:p w14:paraId="11029DD7" w14:textId="3C0B437D" w:rsidR="005440AE" w:rsidRPr="005440AE" w:rsidRDefault="005440AE" w:rsidP="005440AE">
      <w:r w:rsidRPr="005440AE">
        <w:lastRenderedPageBreak/>
        <w:t>Episerver is a registered trademark of Episerver AB, Episerver Inc. and other global subsidiaries.</w:t>
      </w:r>
    </w:p>
    <w:p w14:paraId="03CF64DA" w14:textId="5CDDC8DE" w:rsidR="00C84BD8" w:rsidRDefault="00731EF8" w:rsidP="00C84BD8">
      <w:pPr>
        <w:pStyle w:val="Heading1"/>
      </w:pPr>
      <w:r>
        <w:t xml:space="preserve">Setting up the developer </w:t>
      </w:r>
      <w:r w:rsidR="00AA6C60">
        <w:t>environmen</w:t>
      </w:r>
      <w:bookmarkStart w:id="1" w:name="_Toc9338980"/>
      <w:bookmarkEnd w:id="0"/>
      <w:r w:rsidR="00C84BD8">
        <w:t>t</w:t>
      </w:r>
    </w:p>
    <w:p w14:paraId="6C984FF9" w14:textId="6B22B397" w:rsidR="00FD33CB" w:rsidRPr="00106874" w:rsidRDefault="00FD33CB" w:rsidP="00C84BD8">
      <w:r>
        <w:t xml:space="preserve">You can find the solution code for </w:t>
      </w:r>
      <w:r w:rsidR="004E020B">
        <w:t>all</w:t>
      </w:r>
      <w:r>
        <w:t xml:space="preserve"> the demos in this workbook at, </w:t>
      </w:r>
      <w:hyperlink r:id="rId11" w:history="1">
        <w:r>
          <w:rPr>
            <w:rStyle w:val="Hyperlink"/>
          </w:rPr>
          <w:t>https://github.com/bruceEgordon/Epidemosite</w:t>
        </w:r>
      </w:hyperlink>
      <w:r w:rsidR="00106874">
        <w:t>. At the root of the solution folder you’ll also find a folder named “</w:t>
      </w:r>
      <w:r w:rsidR="00106874">
        <w:rPr>
          <w:b/>
        </w:rPr>
        <w:t>Assets</w:t>
      </w:r>
      <w:r w:rsidR="00106874">
        <w:t xml:space="preserve">” that contains </w:t>
      </w:r>
      <w:r w:rsidR="00A83BAF">
        <w:t>some random media and image files</w:t>
      </w:r>
      <w:r w:rsidR="004E020B">
        <w:t>.</w:t>
      </w:r>
      <w:r w:rsidR="00A83BAF">
        <w:t xml:space="preserve"> </w:t>
      </w:r>
      <w:r w:rsidR="004E020B">
        <w:t>You’ll</w:t>
      </w:r>
      <w:r w:rsidR="00A83BAF">
        <w:t xml:space="preserve"> use</w:t>
      </w:r>
      <w:r w:rsidR="004E020B">
        <w:t xml:space="preserve"> th</w:t>
      </w:r>
      <w:r w:rsidR="008E43DB">
        <w:t>ose files</w:t>
      </w:r>
      <w:r w:rsidR="00A83BAF">
        <w:t xml:space="preserve"> in the si</w:t>
      </w:r>
      <w:r w:rsidR="008E43DB">
        <w:t>t</w:t>
      </w:r>
      <w:r w:rsidR="00A83BAF">
        <w:t>e you build by following this guide</w:t>
      </w:r>
      <w:r w:rsidR="004E020B">
        <w:t>, so make sure you download them.</w:t>
      </w:r>
    </w:p>
    <w:p w14:paraId="436FE1FC" w14:textId="1BAD90CA" w:rsidR="00C84BD8" w:rsidRPr="00C84BD8" w:rsidRDefault="00EB3F5C" w:rsidP="00C84BD8">
      <w:r>
        <w:t xml:space="preserve">Setting up a development environment for Episerver CMS </w:t>
      </w:r>
      <w:r w:rsidR="007B719E">
        <w:t xml:space="preserve">doesn’t require very much effort. </w:t>
      </w:r>
      <w:proofErr w:type="gramStart"/>
      <w:r w:rsidR="007B719E">
        <w:t>As long as</w:t>
      </w:r>
      <w:proofErr w:type="gramEnd"/>
      <w:r w:rsidR="007B719E">
        <w:t xml:space="preserve"> you have </w:t>
      </w:r>
      <w:r w:rsidR="00C464DD">
        <w:t>a version of Visual Studio with the ASP.NET and SQL Express</w:t>
      </w:r>
      <w:r w:rsidR="009608D0">
        <w:t xml:space="preserve"> components</w:t>
      </w:r>
      <w:r w:rsidR="00C464DD">
        <w:t xml:space="preserve"> installed</w:t>
      </w:r>
      <w:r w:rsidR="009608D0">
        <w:t xml:space="preserve">, the only thing you’ll need to add is an Episerver </w:t>
      </w:r>
      <w:r w:rsidR="00053184">
        <w:t>plugin for Visual Studio.</w:t>
      </w:r>
    </w:p>
    <w:p w14:paraId="5CB4FF2C" w14:textId="17C1E087" w:rsidR="004D10C7" w:rsidRDefault="005604A8" w:rsidP="00374688">
      <w:pPr>
        <w:pStyle w:val="Heading2"/>
      </w:pPr>
      <w:r>
        <w:t>Installing Episerver Extension</w:t>
      </w:r>
      <w:bookmarkEnd w:id="1"/>
    </w:p>
    <w:p w14:paraId="767A49A8" w14:textId="77777777" w:rsidR="005604A8" w:rsidRDefault="005604A8" w:rsidP="005604A8">
      <w:pPr>
        <w:pStyle w:val="ListParagraph"/>
        <w:numPr>
          <w:ilvl w:val="0"/>
          <w:numId w:val="26"/>
        </w:numPr>
      </w:pPr>
      <w:r>
        <w:t>Start Microsoft Visual Studio.</w:t>
      </w:r>
    </w:p>
    <w:p w14:paraId="2DCAE636" w14:textId="5545670C" w:rsidR="00C852EA" w:rsidRDefault="005604A8" w:rsidP="005604A8">
      <w:pPr>
        <w:pStyle w:val="ListParagraph"/>
        <w:numPr>
          <w:ilvl w:val="0"/>
          <w:numId w:val="26"/>
        </w:numPr>
      </w:pPr>
      <w:r>
        <w:t>In Visual Studio 2015</w:t>
      </w:r>
      <w:r w:rsidR="008A3AFA">
        <w:t xml:space="preserve"> or</w:t>
      </w:r>
      <w:r>
        <w:t xml:space="preserve"> 2017, navigate to </w:t>
      </w:r>
      <w:r w:rsidRPr="00636210">
        <w:rPr>
          <w:b/>
        </w:rPr>
        <w:t>Tools</w:t>
      </w:r>
      <w:r>
        <w:t xml:space="preserve"> | </w:t>
      </w:r>
      <w:r w:rsidRPr="00636210">
        <w:rPr>
          <w:b/>
        </w:rPr>
        <w:t>Extensions and Updates…</w:t>
      </w:r>
      <w:r>
        <w:t xml:space="preserve">, or in Visual Studio 2019, navigate to </w:t>
      </w:r>
      <w:r w:rsidRPr="00636210">
        <w:rPr>
          <w:b/>
        </w:rPr>
        <w:t>Extensions | Manage Extensions</w:t>
      </w:r>
      <w:r>
        <w:t>.</w:t>
      </w:r>
    </w:p>
    <w:p w14:paraId="6C67D669" w14:textId="77777777" w:rsidR="00A5602D" w:rsidRDefault="005604A8" w:rsidP="005604A8">
      <w:pPr>
        <w:pStyle w:val="ListParagraph"/>
        <w:numPr>
          <w:ilvl w:val="0"/>
          <w:numId w:val="26"/>
        </w:numPr>
      </w:pPr>
      <w:r>
        <w:t xml:space="preserve">In the section on the left, click </w:t>
      </w:r>
      <w:r w:rsidRPr="00C852EA">
        <w:rPr>
          <w:b/>
        </w:rPr>
        <w:t>Online</w:t>
      </w:r>
      <w:r>
        <w:t>, to show the Visual Studio Marketplace.</w:t>
      </w:r>
    </w:p>
    <w:p w14:paraId="31A4E077" w14:textId="77777777" w:rsidR="00A5602D" w:rsidRDefault="005604A8" w:rsidP="005604A8">
      <w:pPr>
        <w:pStyle w:val="ListParagraph"/>
        <w:numPr>
          <w:ilvl w:val="0"/>
          <w:numId w:val="26"/>
        </w:numPr>
      </w:pPr>
      <w:r>
        <w:t xml:space="preserve">Press </w:t>
      </w:r>
      <w:r w:rsidRPr="00A5602D">
        <w:rPr>
          <w:b/>
        </w:rPr>
        <w:t>Ctrl + E</w:t>
      </w:r>
      <w:r>
        <w:t xml:space="preserve">, or click in the Search box, and then enter </w:t>
      </w:r>
      <w:r w:rsidRPr="00A5602D">
        <w:rPr>
          <w:b/>
        </w:rPr>
        <w:t>Episerver</w:t>
      </w:r>
      <w:r>
        <w:t>.</w:t>
      </w:r>
    </w:p>
    <w:p w14:paraId="03EF8698" w14:textId="77777777" w:rsidR="00A5602D" w:rsidRDefault="005604A8" w:rsidP="005604A8">
      <w:pPr>
        <w:pStyle w:val="ListParagraph"/>
        <w:numPr>
          <w:ilvl w:val="0"/>
          <w:numId w:val="26"/>
        </w:numPr>
      </w:pPr>
      <w:r>
        <w:t xml:space="preserve">Select the </w:t>
      </w:r>
      <w:r w:rsidRPr="00A5602D">
        <w:rPr>
          <w:b/>
        </w:rPr>
        <w:t>Episerver CMS Visual Studio Extension</w:t>
      </w:r>
      <w:r>
        <w:t xml:space="preserve">, click </w:t>
      </w:r>
      <w:r w:rsidRPr="00A5602D">
        <w:rPr>
          <w:b/>
        </w:rPr>
        <w:t>Download</w:t>
      </w:r>
      <w:r>
        <w:t>.</w:t>
      </w:r>
    </w:p>
    <w:p w14:paraId="55870672" w14:textId="77777777" w:rsidR="00A5602D" w:rsidRDefault="005604A8" w:rsidP="005604A8">
      <w:pPr>
        <w:pStyle w:val="ListParagraph"/>
        <w:numPr>
          <w:ilvl w:val="0"/>
          <w:numId w:val="26"/>
        </w:numPr>
      </w:pPr>
      <w:r>
        <w:t xml:space="preserve">Wait for the extension to download, and then click </w:t>
      </w:r>
      <w:r w:rsidRPr="00A5602D">
        <w:rPr>
          <w:b/>
        </w:rPr>
        <w:t>Close</w:t>
      </w:r>
      <w:r>
        <w:t>.</w:t>
      </w:r>
    </w:p>
    <w:p w14:paraId="100307A0" w14:textId="77777777" w:rsidR="00A5602D" w:rsidRDefault="005604A8" w:rsidP="005604A8">
      <w:pPr>
        <w:pStyle w:val="ListParagraph"/>
        <w:numPr>
          <w:ilvl w:val="0"/>
          <w:numId w:val="26"/>
        </w:numPr>
      </w:pPr>
      <w:r>
        <w:t>Close Visual Studio and wait for the VSIX Installer to start.</w:t>
      </w:r>
    </w:p>
    <w:p w14:paraId="682FA808" w14:textId="54265DEE" w:rsidR="005604A8" w:rsidRPr="00F20453" w:rsidRDefault="005604A8" w:rsidP="005604A8">
      <w:pPr>
        <w:pStyle w:val="ListParagraph"/>
        <w:numPr>
          <w:ilvl w:val="0"/>
          <w:numId w:val="26"/>
        </w:numPr>
      </w:pPr>
      <w:r>
        <w:t xml:space="preserve">Click </w:t>
      </w:r>
      <w:r w:rsidRPr="00A5602D">
        <w:rPr>
          <w:b/>
        </w:rPr>
        <w:t>Modify</w:t>
      </w:r>
      <w:r>
        <w:t xml:space="preserve">, wait for it to complete installing, and then click </w:t>
      </w:r>
      <w:r w:rsidRPr="00A5602D">
        <w:rPr>
          <w:b/>
        </w:rPr>
        <w:t>Close</w:t>
      </w:r>
      <w:r w:rsidR="00F20453">
        <w:rPr>
          <w:b/>
        </w:rPr>
        <w:t>.</w:t>
      </w:r>
    </w:p>
    <w:p w14:paraId="5EEE55B1" w14:textId="3E8F2B75" w:rsidR="00F20453" w:rsidRDefault="00FC5245" w:rsidP="00FC5245">
      <w:pPr>
        <w:pStyle w:val="Heading2"/>
      </w:pPr>
      <w:bookmarkStart w:id="2" w:name="_Toc9338981"/>
      <w:r>
        <w:t>Configuring the Episerver NuGet Package Source</w:t>
      </w:r>
      <w:bookmarkEnd w:id="2"/>
    </w:p>
    <w:p w14:paraId="69255F11" w14:textId="77777777" w:rsidR="00AA07F1" w:rsidRDefault="00AA07F1" w:rsidP="00AA07F1">
      <w:pPr>
        <w:pStyle w:val="ListParagraph"/>
        <w:numPr>
          <w:ilvl w:val="0"/>
          <w:numId w:val="27"/>
        </w:numPr>
        <w:spacing w:after="120" w:line="240" w:lineRule="auto"/>
        <w:ind w:left="714" w:hanging="357"/>
        <w:contextualSpacing w:val="0"/>
      </w:pPr>
      <w:r>
        <w:rPr>
          <w:noProof/>
        </w:rPr>
        <w:drawing>
          <wp:anchor distT="0" distB="0" distL="114300" distR="114300" simplePos="0" relativeHeight="251668480" behindDoc="0" locked="0" layoutInCell="1" allowOverlap="1" wp14:anchorId="3E6AE22A" wp14:editId="25732C11">
            <wp:simplePos x="0" y="0"/>
            <wp:positionH relativeFrom="column">
              <wp:align>right</wp:align>
            </wp:positionH>
            <wp:positionV relativeFrom="line">
              <wp:align>top</wp:align>
            </wp:positionV>
            <wp:extent cx="3340800" cy="2253600"/>
            <wp:effectExtent l="0" t="0" r="0" b="0"/>
            <wp:wrapSquare wrapText="bothSides"/>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40800" cy="2253600"/>
                    </a:xfrm>
                    <a:prstGeom prst="rect">
                      <a:avLst/>
                    </a:prstGeom>
                  </pic:spPr>
                </pic:pic>
              </a:graphicData>
            </a:graphic>
            <wp14:sizeRelH relativeFrom="margin">
              <wp14:pctWidth>0</wp14:pctWidth>
            </wp14:sizeRelH>
            <wp14:sizeRelV relativeFrom="margin">
              <wp14:pctHeight>0</wp14:pctHeight>
            </wp14:sizeRelV>
          </wp:anchor>
        </w:drawing>
      </w:r>
      <w:r>
        <w:t>Start Microsoft</w:t>
      </w:r>
      <w:r w:rsidRPr="0009032D">
        <w:t xml:space="preserve"> Visual Studio</w:t>
      </w:r>
      <w:r>
        <w:t>.</w:t>
      </w:r>
    </w:p>
    <w:p w14:paraId="59BCEE55" w14:textId="77777777" w:rsidR="00AA07F1" w:rsidRDefault="00AA07F1" w:rsidP="00AA07F1">
      <w:pPr>
        <w:pStyle w:val="ListParagraph"/>
        <w:numPr>
          <w:ilvl w:val="0"/>
          <w:numId w:val="27"/>
        </w:numPr>
        <w:spacing w:after="120" w:line="240" w:lineRule="auto"/>
        <w:ind w:left="714" w:hanging="357"/>
        <w:contextualSpacing w:val="0"/>
      </w:pPr>
      <w:r>
        <w:t xml:space="preserve">Navigate to </w:t>
      </w:r>
      <w:r w:rsidRPr="0009573B">
        <w:rPr>
          <w:b/>
        </w:rPr>
        <w:t>Tools</w:t>
      </w:r>
      <w:r>
        <w:t xml:space="preserve"> | </w:t>
      </w:r>
      <w:r w:rsidRPr="0009573B">
        <w:rPr>
          <w:b/>
        </w:rPr>
        <w:t>NuGet Package Manager</w:t>
      </w:r>
      <w:r>
        <w:t xml:space="preserve"> | </w:t>
      </w:r>
      <w:r w:rsidRPr="0009573B">
        <w:rPr>
          <w:b/>
        </w:rPr>
        <w:t>Package Manager Settings</w:t>
      </w:r>
      <w:r>
        <w:t>.</w:t>
      </w:r>
    </w:p>
    <w:p w14:paraId="401026F1" w14:textId="77777777" w:rsidR="00AA07F1" w:rsidRDefault="00AA07F1" w:rsidP="00AA07F1">
      <w:pPr>
        <w:pStyle w:val="ListParagraph"/>
        <w:numPr>
          <w:ilvl w:val="0"/>
          <w:numId w:val="27"/>
        </w:numPr>
        <w:spacing w:after="120" w:line="240" w:lineRule="auto"/>
        <w:ind w:left="714" w:hanging="357"/>
        <w:contextualSpacing w:val="0"/>
      </w:pPr>
      <w:r>
        <w:t xml:space="preserve">In the </w:t>
      </w:r>
      <w:r w:rsidRPr="001D71A3">
        <w:rPr>
          <w:b/>
        </w:rPr>
        <w:t>Options</w:t>
      </w:r>
      <w:r>
        <w:t xml:space="preserve"> dialog, in the list on the left, click </w:t>
      </w:r>
      <w:r w:rsidRPr="001D71A3">
        <w:rPr>
          <w:b/>
        </w:rPr>
        <w:t>Package Sources</w:t>
      </w:r>
      <w:r>
        <w:t>.</w:t>
      </w:r>
    </w:p>
    <w:p w14:paraId="1582F163" w14:textId="6FE9CF30" w:rsidR="00FC5245" w:rsidRPr="00FC5245" w:rsidRDefault="00AA07F1" w:rsidP="00AA07F1">
      <w:pPr>
        <w:pStyle w:val="ListParagraph"/>
        <w:keepNext/>
        <w:numPr>
          <w:ilvl w:val="0"/>
          <w:numId w:val="27"/>
        </w:numPr>
        <w:spacing w:after="120" w:line="240" w:lineRule="auto"/>
        <w:contextualSpacing w:val="0"/>
      </w:pPr>
      <w:r>
        <w:t xml:space="preserve">If the </w:t>
      </w:r>
      <w:r w:rsidRPr="00F014F2">
        <w:t>Episerver</w:t>
      </w:r>
      <w:r w:rsidRPr="003C5387">
        <w:rPr>
          <w:b/>
        </w:rPr>
        <w:t xml:space="preserve"> </w:t>
      </w:r>
      <w:r>
        <w:t xml:space="preserve">NuGet feed does not exist as an available package source, as shown in the following screenshot, then click the </w:t>
      </w:r>
      <w:r w:rsidRPr="002D6BF6">
        <w:rPr>
          <w:b/>
        </w:rPr>
        <w:t>green plus</w:t>
      </w:r>
      <w:r>
        <w:t xml:space="preserve"> button to add it. The name can be anything, although we recommend using </w:t>
      </w:r>
      <w:r w:rsidRPr="002D6BF6">
        <w:rPr>
          <w:b/>
        </w:rPr>
        <w:t>Episerver NuGets</w:t>
      </w:r>
      <w:r>
        <w:t xml:space="preserve">, and the path must be: </w:t>
      </w:r>
      <w:r w:rsidRPr="00AA07F1">
        <w:rPr>
          <w:rFonts w:ascii="Consolas" w:hAnsi="Consolas"/>
          <w:sz w:val="18"/>
        </w:rPr>
        <w:t>https://nuget.episerver.com/feed/packages.svc/</w:t>
      </w:r>
    </w:p>
    <w:p w14:paraId="7149C2E5" w14:textId="52D1FBC8" w:rsidR="00374688" w:rsidRPr="00374688" w:rsidRDefault="00374688" w:rsidP="00374688">
      <w:pPr>
        <w:pStyle w:val="Heading2"/>
      </w:pPr>
      <w:bookmarkStart w:id="3" w:name="_Toc9338982"/>
      <w:r>
        <w:t>Creating a new empty site project</w:t>
      </w:r>
      <w:bookmarkEnd w:id="3"/>
    </w:p>
    <w:p w14:paraId="569E06A0" w14:textId="77777777" w:rsidR="002763DE" w:rsidRDefault="002763DE" w:rsidP="002763DE">
      <w:pPr>
        <w:pStyle w:val="ListParagraph"/>
        <w:numPr>
          <w:ilvl w:val="0"/>
          <w:numId w:val="1"/>
        </w:numPr>
      </w:pPr>
      <w:r>
        <w:t xml:space="preserve">Launch Visual Studio and create a new project using the </w:t>
      </w:r>
      <w:r w:rsidRPr="001A24B5">
        <w:rPr>
          <w:b/>
        </w:rPr>
        <w:t>Episerver Web Site</w:t>
      </w:r>
      <w:r>
        <w:t xml:space="preserve"> template, name it </w:t>
      </w:r>
      <w:proofErr w:type="spellStart"/>
      <w:r>
        <w:rPr>
          <w:b/>
        </w:rPr>
        <w:t>DemoSite</w:t>
      </w:r>
      <w:proofErr w:type="spellEnd"/>
      <w:r>
        <w:t>.</w:t>
      </w:r>
    </w:p>
    <w:p w14:paraId="07711573" w14:textId="77777777" w:rsidR="002763DE" w:rsidRDefault="002763DE" w:rsidP="002763DE">
      <w:pPr>
        <w:pStyle w:val="ListParagraph"/>
        <w:numPr>
          <w:ilvl w:val="0"/>
          <w:numId w:val="1"/>
        </w:numPr>
      </w:pPr>
      <w:r>
        <w:lastRenderedPageBreak/>
        <w:t xml:space="preserve">In the </w:t>
      </w:r>
      <w:r>
        <w:rPr>
          <w:b/>
        </w:rPr>
        <w:t>New Episerver Web Site</w:t>
      </w:r>
      <w:r>
        <w:t xml:space="preserve"> dialog choose the </w:t>
      </w:r>
      <w:r>
        <w:rPr>
          <w:b/>
        </w:rPr>
        <w:t xml:space="preserve">Empty </w:t>
      </w:r>
      <w:r>
        <w:t xml:space="preserve">template and click </w:t>
      </w:r>
      <w:r>
        <w:rPr>
          <w:b/>
        </w:rPr>
        <w:t>OK</w:t>
      </w:r>
      <w:r>
        <w:t>:</w:t>
      </w:r>
      <w:r>
        <w:br/>
      </w:r>
      <w:r>
        <w:rPr>
          <w:noProof/>
        </w:rPr>
        <w:drawing>
          <wp:inline distT="0" distB="0" distL="0" distR="0" wp14:anchorId="321168F8" wp14:editId="60F4B1DB">
            <wp:extent cx="5391150" cy="22288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pi-site-template-choices.gif"/>
                    <pic:cNvPicPr/>
                  </pic:nvPicPr>
                  <pic:blipFill>
                    <a:blip r:embed="rId13">
                      <a:extLst>
                        <a:ext uri="{28A0092B-C50C-407E-A947-70E740481C1C}">
                          <a14:useLocalDpi xmlns:a14="http://schemas.microsoft.com/office/drawing/2010/main" val="0"/>
                        </a:ext>
                      </a:extLst>
                    </a:blip>
                    <a:stretch>
                      <a:fillRect/>
                    </a:stretch>
                  </pic:blipFill>
                  <pic:spPr>
                    <a:xfrm>
                      <a:off x="0" y="0"/>
                      <a:ext cx="5391150" cy="2228850"/>
                    </a:xfrm>
                    <a:prstGeom prst="rect">
                      <a:avLst/>
                    </a:prstGeom>
                  </pic:spPr>
                </pic:pic>
              </a:graphicData>
            </a:graphic>
          </wp:inline>
        </w:drawing>
      </w:r>
    </w:p>
    <w:p w14:paraId="185090C8" w14:textId="77777777" w:rsidR="002763DE" w:rsidRPr="00A36BC2" w:rsidRDefault="002763DE" w:rsidP="002763DE">
      <w:pPr>
        <w:pStyle w:val="ListParagraph"/>
        <w:numPr>
          <w:ilvl w:val="0"/>
          <w:numId w:val="1"/>
        </w:numPr>
      </w:pPr>
      <w:r>
        <w:t xml:space="preserve">Right-click the </w:t>
      </w:r>
      <w:proofErr w:type="spellStart"/>
      <w:r w:rsidRPr="009E726A">
        <w:rPr>
          <w:b/>
        </w:rPr>
        <w:t>DemoSite</w:t>
      </w:r>
      <w:proofErr w:type="spellEnd"/>
      <w:r>
        <w:t xml:space="preserve"> in Solution Explorer and choose </w:t>
      </w:r>
      <w:r>
        <w:rPr>
          <w:b/>
        </w:rPr>
        <w:t>Manage NuGet Packages…</w:t>
      </w:r>
    </w:p>
    <w:p w14:paraId="65CEFE61" w14:textId="77777777" w:rsidR="002763DE" w:rsidRPr="00A36BC2" w:rsidRDefault="002763DE" w:rsidP="002763DE">
      <w:r>
        <w:rPr>
          <w:b/>
        </w:rPr>
        <w:t>Remarks:</w:t>
      </w:r>
      <w:r>
        <w:t xml:space="preserve"> Note the Episerver packages the makeup the core CMS framework. Technically you don’t have to use the Episerver project template, you could take a blank MVC site and manually add the NuGet packages, add the necessary </w:t>
      </w:r>
      <w:proofErr w:type="spellStart"/>
      <w:r>
        <w:t>Web.config</w:t>
      </w:r>
      <w:proofErr w:type="spellEnd"/>
      <w:r>
        <w:t xml:space="preserve"> entries as well as modify the global startup. Using the template does all of this for you.</w:t>
      </w:r>
    </w:p>
    <w:p w14:paraId="5101B225" w14:textId="77777777" w:rsidR="002763DE" w:rsidRDefault="002763DE" w:rsidP="002763DE">
      <w:pPr>
        <w:pStyle w:val="ListParagraph"/>
        <w:numPr>
          <w:ilvl w:val="0"/>
          <w:numId w:val="1"/>
        </w:numPr>
      </w:pPr>
      <w:r>
        <w:t xml:space="preserve">Change the NuGet </w:t>
      </w:r>
      <w:r w:rsidRPr="00542C71">
        <w:rPr>
          <w:b/>
        </w:rPr>
        <w:t>Package source</w:t>
      </w:r>
      <w:r>
        <w:t xml:space="preserve"> drop-down menu to </w:t>
      </w:r>
      <w:r w:rsidRPr="00F8176E">
        <w:rPr>
          <w:b/>
        </w:rPr>
        <w:t>All</w:t>
      </w:r>
      <w:r>
        <w:t>:</w:t>
      </w:r>
      <w:r>
        <w:br/>
      </w:r>
      <w:r>
        <w:rPr>
          <w:noProof/>
        </w:rPr>
        <w:drawing>
          <wp:inline distT="0" distB="0" distL="0" distR="0" wp14:anchorId="26580E81" wp14:editId="1B312C94">
            <wp:extent cx="4581525" cy="22383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nuget-package-source-menu.gif"/>
                    <pic:cNvPicPr/>
                  </pic:nvPicPr>
                  <pic:blipFill>
                    <a:blip r:embed="rId14">
                      <a:extLst>
                        <a:ext uri="{28A0092B-C50C-407E-A947-70E740481C1C}">
                          <a14:useLocalDpi xmlns:a14="http://schemas.microsoft.com/office/drawing/2010/main" val="0"/>
                        </a:ext>
                      </a:extLst>
                    </a:blip>
                    <a:stretch>
                      <a:fillRect/>
                    </a:stretch>
                  </pic:blipFill>
                  <pic:spPr>
                    <a:xfrm>
                      <a:off x="0" y="0"/>
                      <a:ext cx="4581525" cy="2238375"/>
                    </a:xfrm>
                    <a:prstGeom prst="rect">
                      <a:avLst/>
                    </a:prstGeom>
                  </pic:spPr>
                </pic:pic>
              </a:graphicData>
            </a:graphic>
          </wp:inline>
        </w:drawing>
      </w:r>
    </w:p>
    <w:p w14:paraId="491C064A" w14:textId="77777777" w:rsidR="002763DE" w:rsidRDefault="002763DE" w:rsidP="002763DE">
      <w:pPr>
        <w:pStyle w:val="ListParagraph"/>
        <w:numPr>
          <w:ilvl w:val="0"/>
          <w:numId w:val="1"/>
        </w:numPr>
      </w:pPr>
      <w:r>
        <w:t xml:space="preserve">From the </w:t>
      </w:r>
      <w:r>
        <w:rPr>
          <w:b/>
        </w:rPr>
        <w:t>Browse</w:t>
      </w:r>
      <w:r>
        <w:t xml:space="preserve"> tab find and install </w:t>
      </w:r>
      <w:proofErr w:type="spellStart"/>
      <w:r w:rsidRPr="00B83C2C">
        <w:rPr>
          <w:b/>
        </w:rPr>
        <w:t>EPiServer.Search</w:t>
      </w:r>
      <w:proofErr w:type="spellEnd"/>
      <w:r>
        <w:t xml:space="preserve">, </w:t>
      </w:r>
      <w:proofErr w:type="spellStart"/>
      <w:proofErr w:type="gramStart"/>
      <w:r w:rsidRPr="00B83C2C">
        <w:rPr>
          <w:b/>
        </w:rPr>
        <w:t>EPiServer.Search.Cms</w:t>
      </w:r>
      <w:proofErr w:type="spellEnd"/>
      <w:proofErr w:type="gramEnd"/>
      <w:r>
        <w:t xml:space="preserve"> and </w:t>
      </w:r>
      <w:r w:rsidRPr="00B83C2C">
        <w:rPr>
          <w:b/>
        </w:rPr>
        <w:t>Bootstrap</w:t>
      </w:r>
      <w:r>
        <w:t xml:space="preserve">. </w:t>
      </w:r>
    </w:p>
    <w:p w14:paraId="532A1E59" w14:textId="77777777" w:rsidR="002763DE" w:rsidRDefault="002763DE" w:rsidP="002763DE">
      <w:r>
        <w:rPr>
          <w:b/>
        </w:rPr>
        <w:t xml:space="preserve">Remarks: </w:t>
      </w:r>
      <w:r>
        <w:t xml:space="preserve">This step is mostly to show how to add </w:t>
      </w:r>
      <w:proofErr w:type="gramStart"/>
      <w:r>
        <w:t>packages</w:t>
      </w:r>
      <w:proofErr w:type="gramEnd"/>
      <w:r>
        <w:t xml:space="preserve"> but this will also allow the use of Global search and search boxes in the </w:t>
      </w:r>
      <w:r w:rsidRPr="0003281A">
        <w:rPr>
          <w:b/>
        </w:rPr>
        <w:t>Navigation</w:t>
      </w:r>
      <w:r>
        <w:t xml:space="preserve"> and </w:t>
      </w:r>
      <w:r w:rsidRPr="0003281A">
        <w:rPr>
          <w:b/>
        </w:rPr>
        <w:t>Assets</w:t>
      </w:r>
      <w:r>
        <w:t xml:space="preserve"> panes in the CMS edit view.</w:t>
      </w:r>
    </w:p>
    <w:p w14:paraId="11DB1187" w14:textId="77777777" w:rsidR="002763DE" w:rsidRDefault="002763DE" w:rsidP="002763DE">
      <w:pPr>
        <w:pStyle w:val="ListParagraph"/>
        <w:numPr>
          <w:ilvl w:val="0"/>
          <w:numId w:val="1"/>
        </w:numPr>
      </w:pPr>
      <w:r>
        <w:t xml:space="preserve">Click the </w:t>
      </w:r>
      <w:r>
        <w:rPr>
          <w:b/>
        </w:rPr>
        <w:t>Updates</w:t>
      </w:r>
      <w:r>
        <w:t xml:space="preserve"> tab in the Package Manager window and change the </w:t>
      </w:r>
      <w:r>
        <w:rPr>
          <w:b/>
        </w:rPr>
        <w:t xml:space="preserve">Package source </w:t>
      </w:r>
      <w:r>
        <w:t xml:space="preserve">from </w:t>
      </w:r>
      <w:r>
        <w:rPr>
          <w:b/>
        </w:rPr>
        <w:t>All</w:t>
      </w:r>
      <w:r>
        <w:t xml:space="preserve"> to </w:t>
      </w:r>
      <w:r>
        <w:rPr>
          <w:b/>
        </w:rPr>
        <w:t xml:space="preserve">Episerver </w:t>
      </w:r>
      <w:proofErr w:type="spellStart"/>
      <w:r>
        <w:rPr>
          <w:b/>
        </w:rPr>
        <w:t>NuGets</w:t>
      </w:r>
      <w:proofErr w:type="spellEnd"/>
      <w:r>
        <w:t>.</w:t>
      </w:r>
    </w:p>
    <w:p w14:paraId="1C3C2FAD" w14:textId="77777777" w:rsidR="002763DE" w:rsidRPr="00C14761" w:rsidRDefault="002763DE" w:rsidP="002763DE">
      <w:r>
        <w:rPr>
          <w:b/>
        </w:rPr>
        <w:t>Remarks:</w:t>
      </w:r>
      <w:r>
        <w:t xml:space="preserve"> Episerver implements a continues release cycle so it is very likely that even if you just installed the latest Episerver plugin for Visual Studio the project template is still referencing older packages and you will find newer version available. Note that you could update everything not just the Episerver packages, this demo is just focusing on the Episerver ones.</w:t>
      </w:r>
    </w:p>
    <w:p w14:paraId="4BFDCC33" w14:textId="77777777" w:rsidR="002763DE" w:rsidRDefault="002763DE" w:rsidP="002763DE">
      <w:pPr>
        <w:pStyle w:val="ListParagraph"/>
        <w:numPr>
          <w:ilvl w:val="0"/>
          <w:numId w:val="1"/>
        </w:numPr>
      </w:pPr>
      <w:r>
        <w:lastRenderedPageBreak/>
        <w:t>If there are any Episerver packages available to be updated go ahead and update all the EPiServer packages.</w:t>
      </w:r>
    </w:p>
    <w:p w14:paraId="628F9DE3" w14:textId="77777777" w:rsidR="002763DE" w:rsidRPr="00D61594" w:rsidRDefault="002763DE" w:rsidP="002763DE">
      <w:r>
        <w:rPr>
          <w:b/>
        </w:rPr>
        <w:t>Remarks:</w:t>
      </w:r>
      <w:r>
        <w:t xml:space="preserve"> If you run the site immediately after applying updates it’s possible you’ll receive an error about the database needing to be updated. If any of the Episerver packages require database schema changes than you’ll need to update the database, that’s the next step.</w:t>
      </w:r>
    </w:p>
    <w:p w14:paraId="3AA8F3BE" w14:textId="77777777" w:rsidR="002763DE" w:rsidRDefault="002763DE" w:rsidP="002763DE">
      <w:pPr>
        <w:pStyle w:val="ListParagraph"/>
        <w:numPr>
          <w:ilvl w:val="0"/>
          <w:numId w:val="1"/>
        </w:numPr>
      </w:pPr>
      <w:r>
        <w:t xml:space="preserve">From the Visual Studio menu choose </w:t>
      </w:r>
      <w:r>
        <w:rPr>
          <w:b/>
        </w:rPr>
        <w:t>Tools | NuGet Package Manager | Package Manager Console</w:t>
      </w:r>
      <w:r>
        <w:t>.</w:t>
      </w:r>
    </w:p>
    <w:p w14:paraId="7216FBDD" w14:textId="7E9B9789" w:rsidR="00BA5449" w:rsidRDefault="002763DE" w:rsidP="002763DE">
      <w:pPr>
        <w:pStyle w:val="ListParagraph"/>
        <w:numPr>
          <w:ilvl w:val="0"/>
          <w:numId w:val="1"/>
        </w:numPr>
      </w:pPr>
      <w:r>
        <w:t xml:space="preserve">Run </w:t>
      </w:r>
      <w:r w:rsidRPr="00A15110">
        <w:rPr>
          <w:b/>
        </w:rPr>
        <w:t>Update-</w:t>
      </w:r>
      <w:proofErr w:type="spellStart"/>
      <w:r w:rsidRPr="00A15110">
        <w:rPr>
          <w:b/>
        </w:rPr>
        <w:t>EPiDatabase</w:t>
      </w:r>
      <w:proofErr w:type="spellEnd"/>
      <w:r>
        <w:t xml:space="preserve"> from the Package Manager console.</w:t>
      </w:r>
    </w:p>
    <w:p w14:paraId="744EF3C5" w14:textId="295C4BB7" w:rsidR="00B45303" w:rsidRDefault="008E38B1" w:rsidP="008E38B1">
      <w:pPr>
        <w:pStyle w:val="Heading2"/>
      </w:pPr>
      <w:bookmarkStart w:id="4" w:name="_Toc9338983"/>
      <w:r>
        <w:t>Initialization module to add Admin account</w:t>
      </w:r>
      <w:bookmarkEnd w:id="4"/>
    </w:p>
    <w:p w14:paraId="54D17330" w14:textId="1B5C75D8" w:rsidR="0018085C" w:rsidRPr="0018085C" w:rsidRDefault="0018085C" w:rsidP="0018085C">
      <w:ins w:id="5" w:author="Bruce Gordon" w:date="2019-05-23T14:04:00Z">
        <w:r>
          <w:t xml:space="preserve">The Episerver empty site template is setup to use Forms based authentication using either users defined in the Episerver database was well as Windows accounts. The following steps will create an admin account in the Episerver database to avoid using your Windows accounts. Episerver also supports logins from external authentication with OWIN based authentication. The Alloy site template is configured with OWIN but still uses the </w:t>
        </w:r>
        <w:proofErr w:type="spellStart"/>
        <w:r>
          <w:t>AspNetIdentity</w:t>
        </w:r>
        <w:proofErr w:type="spellEnd"/>
        <w:r>
          <w:t xml:space="preserve"> where users are defined in the Episerver database.</w:t>
        </w:r>
      </w:ins>
    </w:p>
    <w:p w14:paraId="6A616B96" w14:textId="0EA45C43" w:rsidR="00374688" w:rsidRDefault="00F16BCB" w:rsidP="00374688">
      <w:pPr>
        <w:pStyle w:val="ListParagraph"/>
        <w:numPr>
          <w:ilvl w:val="0"/>
          <w:numId w:val="2"/>
        </w:numPr>
      </w:pPr>
      <w:r>
        <w:t xml:space="preserve">Right-click the </w:t>
      </w:r>
      <w:r w:rsidR="00585343">
        <w:rPr>
          <w:b/>
        </w:rPr>
        <w:t>Business</w:t>
      </w:r>
      <w:r w:rsidR="00585343">
        <w:t xml:space="preserve"> folder and choose </w:t>
      </w:r>
      <w:r w:rsidR="00585343">
        <w:rPr>
          <w:b/>
        </w:rPr>
        <w:t>Add -&gt; New Folder</w:t>
      </w:r>
      <w:r w:rsidR="00585343">
        <w:t xml:space="preserve"> and name </w:t>
      </w:r>
      <w:proofErr w:type="gramStart"/>
      <w:r w:rsidR="00585343">
        <w:t>it</w:t>
      </w:r>
      <w:proofErr w:type="gramEnd"/>
      <w:r w:rsidR="00585343">
        <w:t xml:space="preserve"> </w:t>
      </w:r>
      <w:r w:rsidR="00585343">
        <w:rPr>
          <w:b/>
        </w:rPr>
        <w:t>Initialization</w:t>
      </w:r>
      <w:r w:rsidR="00585343">
        <w:t>.</w:t>
      </w:r>
    </w:p>
    <w:p w14:paraId="52743308" w14:textId="6CC3D672" w:rsidR="00585343" w:rsidRPr="00212902" w:rsidRDefault="000A17E4" w:rsidP="00374688">
      <w:pPr>
        <w:pStyle w:val="ListParagraph"/>
        <w:numPr>
          <w:ilvl w:val="0"/>
          <w:numId w:val="2"/>
        </w:numPr>
      </w:pPr>
      <w:r>
        <w:t xml:space="preserve">Right-click the new </w:t>
      </w:r>
      <w:r>
        <w:rPr>
          <w:b/>
        </w:rPr>
        <w:t xml:space="preserve">Initialization </w:t>
      </w:r>
      <w:r>
        <w:t xml:space="preserve">folder and choose </w:t>
      </w:r>
      <w:r>
        <w:rPr>
          <w:b/>
        </w:rPr>
        <w:t>Add -&gt; New Item</w:t>
      </w:r>
    </w:p>
    <w:p w14:paraId="3006D7AA" w14:textId="68049D57" w:rsidR="00212902" w:rsidRDefault="00212902" w:rsidP="00374688">
      <w:pPr>
        <w:pStyle w:val="ListParagraph"/>
        <w:numPr>
          <w:ilvl w:val="0"/>
          <w:numId w:val="2"/>
        </w:numPr>
      </w:pPr>
      <w:r>
        <w:t xml:space="preserve">In the </w:t>
      </w:r>
      <w:r>
        <w:rPr>
          <w:b/>
        </w:rPr>
        <w:t>Add New Item</w:t>
      </w:r>
      <w:r>
        <w:t xml:space="preserve"> dialog choose </w:t>
      </w:r>
      <w:r>
        <w:rPr>
          <w:b/>
        </w:rPr>
        <w:t>Episerver</w:t>
      </w:r>
      <w:r w:rsidR="00D1377B">
        <w:t xml:space="preserve"> from the tree and then choose </w:t>
      </w:r>
      <w:r w:rsidR="00D1377B">
        <w:rPr>
          <w:b/>
        </w:rPr>
        <w:t>Initialization Module</w:t>
      </w:r>
      <w:r w:rsidR="00D1377B">
        <w:t xml:space="preserve"> from the list of choices, name it </w:t>
      </w:r>
      <w:r w:rsidR="00871043">
        <w:rPr>
          <w:b/>
        </w:rPr>
        <w:t>AdminAccountInitializationModule.cs</w:t>
      </w:r>
      <w:r w:rsidR="00871043">
        <w:t>.</w:t>
      </w:r>
    </w:p>
    <w:p w14:paraId="1415132F" w14:textId="14B62B2A" w:rsidR="004E5CF2" w:rsidRDefault="004E5CF2" w:rsidP="00374688">
      <w:pPr>
        <w:pStyle w:val="ListParagraph"/>
        <w:numPr>
          <w:ilvl w:val="0"/>
          <w:numId w:val="2"/>
        </w:numPr>
      </w:pPr>
      <w:r>
        <w:t xml:space="preserve">Add the following code snippet into the </w:t>
      </w:r>
      <w:r w:rsidR="001F0E30">
        <w:rPr>
          <w:b/>
        </w:rPr>
        <w:t>Initialize</w:t>
      </w:r>
      <w:r w:rsidR="001F0E30">
        <w:t xml:space="preserve"> method</w:t>
      </w:r>
      <w:r w:rsidR="001262FC">
        <w:t xml:space="preserve"> and fix any missing namespaces</w:t>
      </w:r>
      <w:r w:rsidR="001F0E30">
        <w:t>:</w:t>
      </w:r>
    </w:p>
    <w:p w14:paraId="1F4F2E93" w14:textId="77777777" w:rsidR="006D163D" w:rsidRPr="006D163D" w:rsidRDefault="006D163D" w:rsidP="006D163D">
      <w:pPr>
        <w:autoSpaceDE w:val="0"/>
        <w:autoSpaceDN w:val="0"/>
        <w:adjustRightInd w:val="0"/>
        <w:spacing w:after="0" w:line="240" w:lineRule="auto"/>
        <w:rPr>
          <w:rFonts w:ascii="Consolas" w:hAnsi="Consolas" w:cs="Consolas"/>
          <w:color w:val="000000"/>
          <w:sz w:val="19"/>
          <w:szCs w:val="19"/>
        </w:rPr>
      </w:pPr>
      <w:r w:rsidRPr="006D163D">
        <w:rPr>
          <w:rFonts w:ascii="Consolas" w:hAnsi="Consolas" w:cs="Consolas"/>
          <w:color w:val="0000FF"/>
          <w:sz w:val="19"/>
          <w:szCs w:val="19"/>
        </w:rPr>
        <w:t>string</w:t>
      </w:r>
      <w:r w:rsidRPr="006D163D">
        <w:rPr>
          <w:rFonts w:ascii="Consolas" w:hAnsi="Consolas" w:cs="Consolas"/>
          <w:color w:val="000000"/>
          <w:sz w:val="19"/>
          <w:szCs w:val="19"/>
        </w:rPr>
        <w:t xml:space="preserve"> storedRoleName = </w:t>
      </w:r>
      <w:r w:rsidRPr="006D163D">
        <w:rPr>
          <w:rFonts w:ascii="Consolas" w:hAnsi="Consolas" w:cs="Consolas"/>
          <w:color w:val="A31515"/>
          <w:sz w:val="19"/>
          <w:szCs w:val="19"/>
        </w:rPr>
        <w:t>"WebAdmins"</w:t>
      </w:r>
      <w:r w:rsidRPr="006D163D">
        <w:rPr>
          <w:rFonts w:ascii="Consolas" w:hAnsi="Consolas" w:cs="Consolas"/>
          <w:color w:val="000000"/>
          <w:sz w:val="19"/>
          <w:szCs w:val="19"/>
        </w:rPr>
        <w:t>;</w:t>
      </w:r>
    </w:p>
    <w:p w14:paraId="3BBA8688" w14:textId="77777777" w:rsidR="006D163D" w:rsidRPr="006D163D" w:rsidRDefault="006D163D" w:rsidP="006D163D">
      <w:pPr>
        <w:autoSpaceDE w:val="0"/>
        <w:autoSpaceDN w:val="0"/>
        <w:adjustRightInd w:val="0"/>
        <w:spacing w:after="0" w:line="240" w:lineRule="auto"/>
        <w:rPr>
          <w:rFonts w:ascii="Consolas" w:hAnsi="Consolas" w:cs="Consolas"/>
          <w:color w:val="000000"/>
          <w:sz w:val="19"/>
          <w:szCs w:val="19"/>
        </w:rPr>
      </w:pPr>
      <w:r w:rsidRPr="006D163D">
        <w:rPr>
          <w:rFonts w:ascii="Consolas" w:hAnsi="Consolas" w:cs="Consolas"/>
          <w:color w:val="0000FF"/>
          <w:sz w:val="19"/>
          <w:szCs w:val="19"/>
        </w:rPr>
        <w:t>string</w:t>
      </w:r>
      <w:r w:rsidRPr="006D163D">
        <w:rPr>
          <w:rFonts w:ascii="Consolas" w:hAnsi="Consolas" w:cs="Consolas"/>
          <w:color w:val="000000"/>
          <w:sz w:val="19"/>
          <w:szCs w:val="19"/>
        </w:rPr>
        <w:t xml:space="preserve"> userName = </w:t>
      </w:r>
      <w:r w:rsidRPr="006D163D">
        <w:rPr>
          <w:rFonts w:ascii="Consolas" w:hAnsi="Consolas" w:cs="Consolas"/>
          <w:color w:val="A31515"/>
          <w:sz w:val="19"/>
          <w:szCs w:val="19"/>
        </w:rPr>
        <w:t>"Admin"</w:t>
      </w:r>
      <w:r w:rsidRPr="006D163D">
        <w:rPr>
          <w:rFonts w:ascii="Consolas" w:hAnsi="Consolas" w:cs="Consolas"/>
          <w:color w:val="000000"/>
          <w:sz w:val="19"/>
          <w:szCs w:val="19"/>
        </w:rPr>
        <w:t>;</w:t>
      </w:r>
    </w:p>
    <w:p w14:paraId="7DC7F408" w14:textId="77777777" w:rsidR="006D163D" w:rsidRPr="006D163D" w:rsidRDefault="006D163D" w:rsidP="006D163D">
      <w:pPr>
        <w:autoSpaceDE w:val="0"/>
        <w:autoSpaceDN w:val="0"/>
        <w:adjustRightInd w:val="0"/>
        <w:spacing w:after="0" w:line="240" w:lineRule="auto"/>
        <w:rPr>
          <w:rFonts w:ascii="Consolas" w:hAnsi="Consolas" w:cs="Consolas"/>
          <w:color w:val="000000"/>
          <w:sz w:val="19"/>
          <w:szCs w:val="19"/>
        </w:rPr>
      </w:pPr>
      <w:r w:rsidRPr="006D163D">
        <w:rPr>
          <w:rFonts w:ascii="Consolas" w:hAnsi="Consolas" w:cs="Consolas"/>
          <w:color w:val="0000FF"/>
          <w:sz w:val="19"/>
          <w:szCs w:val="19"/>
        </w:rPr>
        <w:t>string</w:t>
      </w:r>
      <w:r w:rsidRPr="006D163D">
        <w:rPr>
          <w:rFonts w:ascii="Consolas" w:hAnsi="Consolas" w:cs="Consolas"/>
          <w:color w:val="000000"/>
          <w:sz w:val="19"/>
          <w:szCs w:val="19"/>
        </w:rPr>
        <w:t xml:space="preserve"> password = </w:t>
      </w:r>
      <w:r w:rsidRPr="006D163D">
        <w:rPr>
          <w:rFonts w:ascii="Consolas" w:hAnsi="Consolas" w:cs="Consolas"/>
          <w:color w:val="A31515"/>
          <w:sz w:val="19"/>
          <w:szCs w:val="19"/>
        </w:rPr>
        <w:t>"Pa$$w0rd"</w:t>
      </w:r>
      <w:r w:rsidRPr="006D163D">
        <w:rPr>
          <w:rFonts w:ascii="Consolas" w:hAnsi="Consolas" w:cs="Consolas"/>
          <w:color w:val="000000"/>
          <w:sz w:val="19"/>
          <w:szCs w:val="19"/>
        </w:rPr>
        <w:t>;</w:t>
      </w:r>
    </w:p>
    <w:p w14:paraId="7AE9D4EF" w14:textId="77777777" w:rsidR="006D163D" w:rsidRPr="006D163D" w:rsidRDefault="006D163D" w:rsidP="006D163D">
      <w:pPr>
        <w:autoSpaceDE w:val="0"/>
        <w:autoSpaceDN w:val="0"/>
        <w:adjustRightInd w:val="0"/>
        <w:spacing w:after="0" w:line="240" w:lineRule="auto"/>
        <w:rPr>
          <w:rFonts w:ascii="Consolas" w:hAnsi="Consolas" w:cs="Consolas"/>
          <w:color w:val="000000"/>
          <w:sz w:val="19"/>
          <w:szCs w:val="19"/>
        </w:rPr>
      </w:pPr>
      <w:r w:rsidRPr="006D163D">
        <w:rPr>
          <w:rFonts w:ascii="Consolas" w:hAnsi="Consolas" w:cs="Consolas"/>
          <w:color w:val="0000FF"/>
          <w:sz w:val="19"/>
          <w:szCs w:val="19"/>
        </w:rPr>
        <w:t>string</w:t>
      </w:r>
      <w:r w:rsidRPr="006D163D">
        <w:rPr>
          <w:rFonts w:ascii="Consolas" w:hAnsi="Consolas" w:cs="Consolas"/>
          <w:color w:val="000000"/>
          <w:sz w:val="19"/>
          <w:szCs w:val="19"/>
        </w:rPr>
        <w:t xml:space="preserve"> email = </w:t>
      </w:r>
      <w:r w:rsidRPr="006D163D">
        <w:rPr>
          <w:rFonts w:ascii="Consolas" w:hAnsi="Consolas" w:cs="Consolas"/>
          <w:color w:val="A31515"/>
          <w:sz w:val="19"/>
          <w:szCs w:val="19"/>
        </w:rPr>
        <w:t>"admin@alloy.com"</w:t>
      </w:r>
      <w:r w:rsidRPr="006D163D">
        <w:rPr>
          <w:rFonts w:ascii="Consolas" w:hAnsi="Consolas" w:cs="Consolas"/>
          <w:color w:val="000000"/>
          <w:sz w:val="19"/>
          <w:szCs w:val="19"/>
        </w:rPr>
        <w:t>;</w:t>
      </w:r>
    </w:p>
    <w:p w14:paraId="779AC2BE" w14:textId="77777777" w:rsidR="006D163D" w:rsidRPr="006D163D" w:rsidRDefault="006D163D" w:rsidP="006D163D">
      <w:pPr>
        <w:autoSpaceDE w:val="0"/>
        <w:autoSpaceDN w:val="0"/>
        <w:adjustRightInd w:val="0"/>
        <w:spacing w:after="0" w:line="240" w:lineRule="auto"/>
        <w:rPr>
          <w:rFonts w:ascii="Consolas" w:hAnsi="Consolas" w:cs="Consolas"/>
          <w:color w:val="000000"/>
          <w:sz w:val="19"/>
          <w:szCs w:val="19"/>
        </w:rPr>
      </w:pPr>
    </w:p>
    <w:p w14:paraId="072DDED9" w14:textId="77777777" w:rsidR="006D163D" w:rsidRPr="006D163D" w:rsidRDefault="006D163D" w:rsidP="006D163D">
      <w:pPr>
        <w:autoSpaceDE w:val="0"/>
        <w:autoSpaceDN w:val="0"/>
        <w:adjustRightInd w:val="0"/>
        <w:spacing w:after="0" w:line="240" w:lineRule="auto"/>
        <w:rPr>
          <w:rFonts w:ascii="Consolas" w:hAnsi="Consolas" w:cs="Consolas"/>
          <w:color w:val="000000"/>
          <w:sz w:val="19"/>
          <w:szCs w:val="19"/>
        </w:rPr>
      </w:pPr>
      <w:r w:rsidRPr="00FA6FC6">
        <w:rPr>
          <w:rFonts w:ascii="Consolas" w:hAnsi="Consolas" w:cs="Consolas"/>
          <w:color w:val="4472C4" w:themeColor="accent1"/>
          <w:sz w:val="19"/>
          <w:szCs w:val="19"/>
        </w:rPr>
        <w:t xml:space="preserve">MembershipUser </w:t>
      </w:r>
      <w:r w:rsidRPr="006D163D">
        <w:rPr>
          <w:rFonts w:ascii="Consolas" w:hAnsi="Consolas" w:cs="Consolas"/>
          <w:color w:val="000000"/>
          <w:sz w:val="19"/>
          <w:szCs w:val="19"/>
        </w:rPr>
        <w:t xml:space="preserve">user = </w:t>
      </w:r>
      <w:r w:rsidRPr="00FA6FC6">
        <w:rPr>
          <w:rFonts w:ascii="Consolas" w:hAnsi="Consolas" w:cs="Consolas"/>
          <w:color w:val="4472C4" w:themeColor="accent1"/>
          <w:sz w:val="19"/>
          <w:szCs w:val="19"/>
        </w:rPr>
        <w:t>Membership</w:t>
      </w:r>
      <w:r w:rsidRPr="006D163D">
        <w:rPr>
          <w:rFonts w:ascii="Consolas" w:hAnsi="Consolas" w:cs="Consolas"/>
          <w:color w:val="000000"/>
          <w:sz w:val="19"/>
          <w:szCs w:val="19"/>
        </w:rPr>
        <w:t>.GetUser(userName);</w:t>
      </w:r>
    </w:p>
    <w:p w14:paraId="05CAECFF" w14:textId="77777777" w:rsidR="006D163D" w:rsidRPr="006D163D" w:rsidRDefault="006D163D" w:rsidP="006D163D">
      <w:pPr>
        <w:autoSpaceDE w:val="0"/>
        <w:autoSpaceDN w:val="0"/>
        <w:adjustRightInd w:val="0"/>
        <w:spacing w:after="0" w:line="240" w:lineRule="auto"/>
        <w:rPr>
          <w:rFonts w:ascii="Consolas" w:hAnsi="Consolas" w:cs="Consolas"/>
          <w:color w:val="000000"/>
          <w:sz w:val="19"/>
          <w:szCs w:val="19"/>
        </w:rPr>
      </w:pPr>
    </w:p>
    <w:p w14:paraId="54F2B506" w14:textId="77777777" w:rsidR="006D163D" w:rsidRPr="006D163D" w:rsidRDefault="006D163D" w:rsidP="006D163D">
      <w:pPr>
        <w:autoSpaceDE w:val="0"/>
        <w:autoSpaceDN w:val="0"/>
        <w:adjustRightInd w:val="0"/>
        <w:spacing w:after="0" w:line="240" w:lineRule="auto"/>
        <w:rPr>
          <w:rFonts w:ascii="Consolas" w:hAnsi="Consolas" w:cs="Consolas"/>
          <w:color w:val="000000"/>
          <w:sz w:val="19"/>
          <w:szCs w:val="19"/>
        </w:rPr>
      </w:pPr>
      <w:proofErr w:type="gramStart"/>
      <w:r w:rsidRPr="006D163D">
        <w:rPr>
          <w:rFonts w:ascii="Consolas" w:hAnsi="Consolas" w:cs="Consolas"/>
          <w:color w:val="0000FF"/>
          <w:sz w:val="19"/>
          <w:szCs w:val="19"/>
        </w:rPr>
        <w:t>if</w:t>
      </w:r>
      <w:r w:rsidRPr="006D163D">
        <w:rPr>
          <w:rFonts w:ascii="Consolas" w:hAnsi="Consolas" w:cs="Consolas"/>
          <w:color w:val="000000"/>
          <w:sz w:val="19"/>
          <w:szCs w:val="19"/>
        </w:rPr>
        <w:t>(</w:t>
      </w:r>
      <w:proofErr w:type="gramEnd"/>
      <w:r w:rsidRPr="006D163D">
        <w:rPr>
          <w:rFonts w:ascii="Consolas" w:hAnsi="Consolas" w:cs="Consolas"/>
          <w:color w:val="000000"/>
          <w:sz w:val="19"/>
          <w:szCs w:val="19"/>
        </w:rPr>
        <w:t xml:space="preserve">user == </w:t>
      </w:r>
      <w:r w:rsidRPr="006D163D">
        <w:rPr>
          <w:rFonts w:ascii="Consolas" w:hAnsi="Consolas" w:cs="Consolas"/>
          <w:color w:val="0000FF"/>
          <w:sz w:val="19"/>
          <w:szCs w:val="19"/>
        </w:rPr>
        <w:t>null</w:t>
      </w:r>
      <w:r w:rsidRPr="006D163D">
        <w:rPr>
          <w:rFonts w:ascii="Consolas" w:hAnsi="Consolas" w:cs="Consolas"/>
          <w:color w:val="000000"/>
          <w:sz w:val="19"/>
          <w:szCs w:val="19"/>
        </w:rPr>
        <w:t>)</w:t>
      </w:r>
    </w:p>
    <w:p w14:paraId="7E177E78" w14:textId="77777777" w:rsidR="006D163D" w:rsidRPr="006D163D" w:rsidRDefault="006D163D" w:rsidP="006D163D">
      <w:pPr>
        <w:autoSpaceDE w:val="0"/>
        <w:autoSpaceDN w:val="0"/>
        <w:adjustRightInd w:val="0"/>
        <w:spacing w:after="0" w:line="240" w:lineRule="auto"/>
        <w:rPr>
          <w:rFonts w:ascii="Consolas" w:hAnsi="Consolas" w:cs="Consolas"/>
          <w:color w:val="000000"/>
          <w:sz w:val="19"/>
          <w:szCs w:val="19"/>
        </w:rPr>
      </w:pPr>
      <w:r w:rsidRPr="006D163D">
        <w:rPr>
          <w:rFonts w:ascii="Consolas" w:hAnsi="Consolas" w:cs="Consolas"/>
          <w:color w:val="000000"/>
          <w:sz w:val="19"/>
          <w:szCs w:val="19"/>
        </w:rPr>
        <w:t>{</w:t>
      </w:r>
    </w:p>
    <w:p w14:paraId="665BB2E2" w14:textId="77777777" w:rsidR="006D163D" w:rsidRPr="006D163D" w:rsidRDefault="006D163D" w:rsidP="006D163D">
      <w:pPr>
        <w:autoSpaceDE w:val="0"/>
        <w:autoSpaceDN w:val="0"/>
        <w:adjustRightInd w:val="0"/>
        <w:spacing w:after="0" w:line="240" w:lineRule="auto"/>
        <w:rPr>
          <w:rFonts w:ascii="Consolas" w:hAnsi="Consolas" w:cs="Consolas"/>
          <w:color w:val="000000"/>
          <w:sz w:val="19"/>
          <w:szCs w:val="19"/>
        </w:rPr>
      </w:pPr>
      <w:r w:rsidRPr="006D163D">
        <w:rPr>
          <w:rFonts w:ascii="Consolas" w:hAnsi="Consolas" w:cs="Consolas"/>
          <w:color w:val="000000"/>
          <w:sz w:val="19"/>
          <w:szCs w:val="19"/>
        </w:rPr>
        <w:t xml:space="preserve">    </w:t>
      </w:r>
      <w:r w:rsidRPr="00FA6FC6">
        <w:rPr>
          <w:rFonts w:ascii="Consolas" w:hAnsi="Consolas" w:cs="Consolas"/>
          <w:color w:val="4472C4" w:themeColor="accent1"/>
          <w:sz w:val="19"/>
          <w:szCs w:val="19"/>
        </w:rPr>
        <w:t>Membership</w:t>
      </w:r>
      <w:r w:rsidRPr="006D163D">
        <w:rPr>
          <w:rFonts w:ascii="Consolas" w:hAnsi="Consolas" w:cs="Consolas"/>
          <w:color w:val="000000"/>
          <w:sz w:val="19"/>
          <w:szCs w:val="19"/>
        </w:rPr>
        <w:t>.CreateUser(userName, password, email);</w:t>
      </w:r>
    </w:p>
    <w:p w14:paraId="66EA7A84" w14:textId="77777777" w:rsidR="006D163D" w:rsidRPr="006D163D" w:rsidRDefault="006D163D" w:rsidP="006D163D">
      <w:pPr>
        <w:autoSpaceDE w:val="0"/>
        <w:autoSpaceDN w:val="0"/>
        <w:adjustRightInd w:val="0"/>
        <w:spacing w:after="0" w:line="240" w:lineRule="auto"/>
        <w:rPr>
          <w:rFonts w:ascii="Consolas" w:hAnsi="Consolas" w:cs="Consolas"/>
          <w:color w:val="000000"/>
          <w:sz w:val="19"/>
          <w:szCs w:val="19"/>
        </w:rPr>
      </w:pPr>
      <w:r w:rsidRPr="006D163D">
        <w:rPr>
          <w:rFonts w:ascii="Consolas" w:hAnsi="Consolas" w:cs="Consolas"/>
          <w:color w:val="000000"/>
          <w:sz w:val="19"/>
          <w:szCs w:val="19"/>
        </w:rPr>
        <w:t xml:space="preserve">    </w:t>
      </w:r>
      <w:r w:rsidRPr="006D163D">
        <w:rPr>
          <w:rFonts w:ascii="Consolas" w:hAnsi="Consolas" w:cs="Consolas"/>
          <w:color w:val="0000FF"/>
          <w:sz w:val="19"/>
          <w:szCs w:val="19"/>
        </w:rPr>
        <w:t>if</w:t>
      </w:r>
      <w:r w:rsidRPr="006D163D">
        <w:rPr>
          <w:rFonts w:ascii="Consolas" w:hAnsi="Consolas" w:cs="Consolas"/>
          <w:color w:val="000000"/>
          <w:sz w:val="19"/>
          <w:szCs w:val="19"/>
        </w:rPr>
        <w:t xml:space="preserve"> </w:t>
      </w:r>
      <w:proofErr w:type="gramStart"/>
      <w:r w:rsidRPr="006D163D">
        <w:rPr>
          <w:rFonts w:ascii="Consolas" w:hAnsi="Consolas" w:cs="Consolas"/>
          <w:color w:val="000000"/>
          <w:sz w:val="19"/>
          <w:szCs w:val="19"/>
        </w:rPr>
        <w:t>(!</w:t>
      </w:r>
      <w:r w:rsidRPr="00FA6FC6">
        <w:rPr>
          <w:rFonts w:ascii="Consolas" w:hAnsi="Consolas" w:cs="Consolas"/>
          <w:color w:val="4472C4" w:themeColor="accent1"/>
          <w:sz w:val="19"/>
          <w:szCs w:val="19"/>
        </w:rPr>
        <w:t>Roles</w:t>
      </w:r>
      <w:r w:rsidRPr="006D163D">
        <w:rPr>
          <w:rFonts w:ascii="Consolas" w:hAnsi="Consolas" w:cs="Consolas"/>
          <w:color w:val="000000"/>
          <w:sz w:val="19"/>
          <w:szCs w:val="19"/>
        </w:rPr>
        <w:t>.RoleExists</w:t>
      </w:r>
      <w:proofErr w:type="gramEnd"/>
      <w:r w:rsidRPr="006D163D">
        <w:rPr>
          <w:rFonts w:ascii="Consolas" w:hAnsi="Consolas" w:cs="Consolas"/>
          <w:color w:val="000000"/>
          <w:sz w:val="19"/>
          <w:szCs w:val="19"/>
        </w:rPr>
        <w:t>(storedRoleName))</w:t>
      </w:r>
    </w:p>
    <w:p w14:paraId="4C6B01CE" w14:textId="77777777" w:rsidR="006D163D" w:rsidRPr="006D163D" w:rsidRDefault="006D163D" w:rsidP="006D163D">
      <w:pPr>
        <w:autoSpaceDE w:val="0"/>
        <w:autoSpaceDN w:val="0"/>
        <w:adjustRightInd w:val="0"/>
        <w:spacing w:after="0" w:line="240" w:lineRule="auto"/>
        <w:rPr>
          <w:rFonts w:ascii="Consolas" w:hAnsi="Consolas" w:cs="Consolas"/>
          <w:color w:val="000000"/>
          <w:sz w:val="19"/>
          <w:szCs w:val="19"/>
        </w:rPr>
      </w:pPr>
      <w:r w:rsidRPr="006D163D">
        <w:rPr>
          <w:rFonts w:ascii="Consolas" w:hAnsi="Consolas" w:cs="Consolas"/>
          <w:color w:val="000000"/>
          <w:sz w:val="19"/>
          <w:szCs w:val="19"/>
        </w:rPr>
        <w:t xml:space="preserve">    {</w:t>
      </w:r>
    </w:p>
    <w:p w14:paraId="40310C3C" w14:textId="77777777" w:rsidR="006D163D" w:rsidRPr="006D163D" w:rsidRDefault="006D163D" w:rsidP="006D163D">
      <w:pPr>
        <w:autoSpaceDE w:val="0"/>
        <w:autoSpaceDN w:val="0"/>
        <w:adjustRightInd w:val="0"/>
        <w:spacing w:after="0" w:line="240" w:lineRule="auto"/>
        <w:rPr>
          <w:rFonts w:ascii="Consolas" w:hAnsi="Consolas" w:cs="Consolas"/>
          <w:color w:val="000000"/>
          <w:sz w:val="19"/>
          <w:szCs w:val="19"/>
        </w:rPr>
      </w:pPr>
      <w:r w:rsidRPr="006D163D">
        <w:rPr>
          <w:rFonts w:ascii="Consolas" w:hAnsi="Consolas" w:cs="Consolas"/>
          <w:color w:val="000000"/>
          <w:sz w:val="19"/>
          <w:szCs w:val="19"/>
        </w:rPr>
        <w:t xml:space="preserve">        </w:t>
      </w:r>
      <w:r w:rsidRPr="00FA6FC6">
        <w:rPr>
          <w:rFonts w:ascii="Consolas" w:hAnsi="Consolas" w:cs="Consolas"/>
          <w:color w:val="4472C4" w:themeColor="accent1"/>
          <w:sz w:val="19"/>
          <w:szCs w:val="19"/>
        </w:rPr>
        <w:t>Roles</w:t>
      </w:r>
      <w:r w:rsidRPr="006D163D">
        <w:rPr>
          <w:rFonts w:ascii="Consolas" w:hAnsi="Consolas" w:cs="Consolas"/>
          <w:color w:val="000000"/>
          <w:sz w:val="19"/>
          <w:szCs w:val="19"/>
        </w:rPr>
        <w:t>.CreateRole(storedRoleName);</w:t>
      </w:r>
    </w:p>
    <w:p w14:paraId="34AF2FD1" w14:textId="77777777" w:rsidR="006D163D" w:rsidRPr="006D163D" w:rsidRDefault="006D163D" w:rsidP="006D163D">
      <w:pPr>
        <w:autoSpaceDE w:val="0"/>
        <w:autoSpaceDN w:val="0"/>
        <w:adjustRightInd w:val="0"/>
        <w:spacing w:after="0" w:line="240" w:lineRule="auto"/>
        <w:rPr>
          <w:rFonts w:ascii="Consolas" w:hAnsi="Consolas" w:cs="Consolas"/>
          <w:color w:val="000000"/>
          <w:sz w:val="19"/>
          <w:szCs w:val="19"/>
        </w:rPr>
      </w:pPr>
      <w:r w:rsidRPr="006D163D">
        <w:rPr>
          <w:rFonts w:ascii="Consolas" w:hAnsi="Consolas" w:cs="Consolas"/>
          <w:color w:val="000000"/>
          <w:sz w:val="19"/>
          <w:szCs w:val="19"/>
        </w:rPr>
        <w:t xml:space="preserve">    }</w:t>
      </w:r>
    </w:p>
    <w:p w14:paraId="3FCA2C7C" w14:textId="77777777" w:rsidR="006D163D" w:rsidRPr="006D163D" w:rsidRDefault="006D163D" w:rsidP="006D163D">
      <w:pPr>
        <w:autoSpaceDE w:val="0"/>
        <w:autoSpaceDN w:val="0"/>
        <w:adjustRightInd w:val="0"/>
        <w:spacing w:after="0" w:line="240" w:lineRule="auto"/>
        <w:rPr>
          <w:rFonts w:ascii="Consolas" w:hAnsi="Consolas" w:cs="Consolas"/>
          <w:color w:val="000000"/>
          <w:sz w:val="19"/>
          <w:szCs w:val="19"/>
        </w:rPr>
      </w:pPr>
      <w:r w:rsidRPr="006D163D">
        <w:rPr>
          <w:rFonts w:ascii="Consolas" w:hAnsi="Consolas" w:cs="Consolas"/>
          <w:color w:val="000000"/>
          <w:sz w:val="19"/>
          <w:szCs w:val="19"/>
        </w:rPr>
        <w:t xml:space="preserve">    </w:t>
      </w:r>
      <w:r w:rsidRPr="00FA6FC6">
        <w:rPr>
          <w:rFonts w:ascii="Consolas" w:hAnsi="Consolas" w:cs="Consolas"/>
          <w:color w:val="4472C4" w:themeColor="accent1"/>
          <w:sz w:val="19"/>
          <w:szCs w:val="19"/>
        </w:rPr>
        <w:t>Roles</w:t>
      </w:r>
      <w:r w:rsidRPr="006D163D">
        <w:rPr>
          <w:rFonts w:ascii="Consolas" w:hAnsi="Consolas" w:cs="Consolas"/>
          <w:color w:val="000000"/>
          <w:sz w:val="19"/>
          <w:szCs w:val="19"/>
        </w:rPr>
        <w:t>.AddUserToRole(userName, storedRoleName);</w:t>
      </w:r>
    </w:p>
    <w:p w14:paraId="1B367017" w14:textId="4A19566E" w:rsidR="001F0E30" w:rsidRPr="00374688" w:rsidRDefault="006D163D" w:rsidP="006D163D">
      <w:r w:rsidRPr="006D163D">
        <w:rPr>
          <w:rFonts w:ascii="Consolas" w:hAnsi="Consolas" w:cs="Consolas"/>
          <w:color w:val="000000"/>
          <w:sz w:val="19"/>
          <w:szCs w:val="19"/>
        </w:rPr>
        <w:t>}</w:t>
      </w:r>
    </w:p>
    <w:p w14:paraId="5CF38668" w14:textId="3A56E5CF" w:rsidR="00C668B6" w:rsidRDefault="0050313E" w:rsidP="00AA6C60">
      <w:r>
        <w:rPr>
          <w:b/>
        </w:rPr>
        <w:t>Remarks:</w:t>
      </w:r>
      <w:r>
        <w:t xml:space="preserve"> </w:t>
      </w:r>
      <w:r w:rsidR="00DA7420">
        <w:t>This code is just for getting</w:t>
      </w:r>
      <w:r w:rsidR="00B92F7A">
        <w:t xml:space="preserve"> a SQL account that you can initially log in with. Optionally, you can use a local Windows account </w:t>
      </w:r>
      <w:r w:rsidR="0021605C">
        <w:t>if</w:t>
      </w:r>
      <w:r w:rsidR="00B92F7A">
        <w:t xml:space="preserve"> it is a member of the Administrators Windows group</w:t>
      </w:r>
      <w:r w:rsidR="002B7FBE">
        <w:t xml:space="preserve">. The </w:t>
      </w:r>
      <w:r w:rsidR="002B7FBE">
        <w:rPr>
          <w:b/>
        </w:rPr>
        <w:t>WebAdmins</w:t>
      </w:r>
      <w:r w:rsidR="002B7FBE">
        <w:t xml:space="preserve"> </w:t>
      </w:r>
      <w:r w:rsidR="005665CB">
        <w:t>role/group has default permissions along with the Windows Administrator group</w:t>
      </w:r>
      <w:r w:rsidR="00CA3EE0">
        <w:t>. Adding this new “Admin” account ensures you can manage the site with it.</w:t>
      </w:r>
      <w:r w:rsidR="0021605C">
        <w:t xml:space="preserve"> Once this code has been run, you can remark it out, but since it only creates the “Admin” role if </w:t>
      </w:r>
      <w:r w:rsidR="00A404B6">
        <w:t xml:space="preserve">it doesn’t exist, you can safely leave it if you like. </w:t>
      </w:r>
      <w:r w:rsidR="00F370AB">
        <w:t>Obviously,</w:t>
      </w:r>
      <w:r w:rsidR="00A404B6">
        <w:t xml:space="preserve"> this is not what you would want to leave in production code.</w:t>
      </w:r>
    </w:p>
    <w:p w14:paraId="55B9869B" w14:textId="77777777" w:rsidR="009A5FE2" w:rsidRDefault="009A5FE2" w:rsidP="009A5FE2">
      <w:pPr>
        <w:pStyle w:val="ListParagraph"/>
        <w:numPr>
          <w:ilvl w:val="0"/>
          <w:numId w:val="2"/>
        </w:numPr>
      </w:pPr>
      <w:r>
        <w:t xml:space="preserve">Start the site </w:t>
      </w:r>
      <w:del w:id="6" w:author="Bruce Gordon" w:date="2019-05-23T14:04:00Z">
        <w:r>
          <w:delText xml:space="preserve">and manually navigate to </w:delText>
        </w:r>
        <w:r w:rsidRPr="00693D47">
          <w:rPr>
            <w:b/>
          </w:rPr>
          <w:delText>/EPiServer/CMS/</w:delText>
        </w:r>
        <w:r>
          <w:delText>, and confirm that you can log in as a CMS admin.</w:delText>
        </w:r>
      </w:del>
      <w:ins w:id="7" w:author="Bruce Gordon" w:date="2019-05-23T14:04:00Z">
        <w:r>
          <w:t xml:space="preserve">but be prepared to receive an initial </w:t>
        </w:r>
        <w:r>
          <w:rPr>
            <w:b/>
          </w:rPr>
          <w:t>404</w:t>
        </w:r>
        <w:r>
          <w:t xml:space="preserve"> response since you don’t yet have any content. </w:t>
        </w:r>
      </w:ins>
    </w:p>
    <w:p w14:paraId="16529896" w14:textId="1672B31B" w:rsidR="00693D47" w:rsidRDefault="009A5FE2" w:rsidP="009A5FE2">
      <w:pPr>
        <w:pStyle w:val="ListParagraph"/>
        <w:numPr>
          <w:ilvl w:val="0"/>
          <w:numId w:val="2"/>
        </w:numPr>
      </w:pPr>
      <w:ins w:id="8" w:author="Bruce Gordon" w:date="2019-05-23T14:04:00Z">
        <w:r>
          <w:lastRenderedPageBreak/>
          <w:t xml:space="preserve">Manually navigate by typing </w:t>
        </w:r>
        <w:r w:rsidRPr="00693D47">
          <w:rPr>
            <w:b/>
          </w:rPr>
          <w:t>/EPiServer/CMS/</w:t>
        </w:r>
        <w:r>
          <w:rPr>
            <w:b/>
          </w:rPr>
          <w:t xml:space="preserve"> </w:t>
        </w:r>
        <w:r>
          <w:t xml:space="preserve">to the end of the </w:t>
        </w:r>
      </w:ins>
      <w:r>
        <w:t>URL and</w:t>
      </w:r>
      <w:ins w:id="9" w:author="Bruce Gordon" w:date="2019-05-23T14:04:00Z">
        <w:r>
          <w:t xml:space="preserve"> confirm that you can log in as a CMS admin using the password defined in the code above.</w:t>
        </w:r>
      </w:ins>
    </w:p>
    <w:p w14:paraId="18A513C4" w14:textId="21678730" w:rsidR="002E4ED7" w:rsidRDefault="00693D47" w:rsidP="009A5FE2">
      <w:pPr>
        <w:pStyle w:val="ListParagraph"/>
        <w:numPr>
          <w:ilvl w:val="0"/>
          <w:numId w:val="2"/>
        </w:numPr>
      </w:pPr>
      <w:r>
        <w:t>Close the browser.</w:t>
      </w:r>
    </w:p>
    <w:p w14:paraId="1BB9F29D" w14:textId="7855F169" w:rsidR="00852986" w:rsidRDefault="009173B2" w:rsidP="00852986">
      <w:r>
        <w:rPr>
          <w:b/>
        </w:rPr>
        <w:t>Remarks:</w:t>
      </w:r>
      <w:r>
        <w:t xml:space="preserve"> </w:t>
      </w:r>
      <w:r w:rsidR="00013A9D">
        <w:t>At this point, you don’t have any user content to browse to. The next step is to create a content type that will be use</w:t>
      </w:r>
      <w:r w:rsidR="00A1446C">
        <w:t>d</w:t>
      </w:r>
      <w:r w:rsidR="00013A9D">
        <w:t xml:space="preserve"> to define a basic </w:t>
      </w:r>
      <w:r w:rsidR="00A1446C">
        <w:t>home page for the site.</w:t>
      </w:r>
    </w:p>
    <w:p w14:paraId="2704A5B6" w14:textId="2526877B" w:rsidR="00A1446C" w:rsidRPr="004801C4" w:rsidRDefault="009B708F" w:rsidP="004801C4">
      <w:pPr>
        <w:pStyle w:val="Heading1"/>
      </w:pPr>
      <w:bookmarkStart w:id="10" w:name="_Toc9338984"/>
      <w:r w:rsidRPr="004801C4">
        <w:t>Defining Content Types</w:t>
      </w:r>
      <w:bookmarkEnd w:id="10"/>
    </w:p>
    <w:p w14:paraId="52284EA7" w14:textId="7B031527" w:rsidR="009B708F" w:rsidRDefault="004801C4" w:rsidP="004801C4">
      <w:pPr>
        <w:pStyle w:val="Heading2"/>
      </w:pPr>
      <w:bookmarkStart w:id="11" w:name="_Toc9338985"/>
      <w:r>
        <w:t>Defining a Start page type</w:t>
      </w:r>
      <w:bookmarkEnd w:id="11"/>
    </w:p>
    <w:p w14:paraId="3BDA0889" w14:textId="506E43F4" w:rsidR="008A3DD4" w:rsidRDefault="008A3DD4" w:rsidP="008C604E">
      <w:pPr>
        <w:pStyle w:val="ListParagraph"/>
        <w:numPr>
          <w:ilvl w:val="0"/>
          <w:numId w:val="4"/>
        </w:numPr>
        <w:spacing w:after="120" w:line="240" w:lineRule="auto"/>
        <w:contextualSpacing w:val="0"/>
      </w:pPr>
      <w:r>
        <w:t xml:space="preserve">In </w:t>
      </w:r>
      <w:r w:rsidR="00A63845">
        <w:rPr>
          <w:b/>
        </w:rPr>
        <w:t>DemoSite</w:t>
      </w:r>
      <w:r>
        <w:t xml:space="preserve">, expand </w:t>
      </w:r>
      <w:r w:rsidRPr="00A04BAE">
        <w:rPr>
          <w:b/>
        </w:rPr>
        <w:t>Models</w:t>
      </w:r>
      <w:r>
        <w:t xml:space="preserve">, right-click </w:t>
      </w:r>
      <w:r w:rsidRPr="00A04BAE">
        <w:rPr>
          <w:b/>
        </w:rPr>
        <w:t>Pages</w:t>
      </w:r>
      <w:r>
        <w:t xml:space="preserve">, and click </w:t>
      </w:r>
      <w:r w:rsidRPr="00A04BAE">
        <w:rPr>
          <w:b/>
        </w:rPr>
        <w:t>Add</w:t>
      </w:r>
      <w:r w:rsidRPr="00EC1F7F">
        <w:t xml:space="preserve"> | </w:t>
      </w:r>
      <w:r w:rsidRPr="00A04BAE">
        <w:rPr>
          <w:b/>
        </w:rPr>
        <w:t>New Item</w:t>
      </w:r>
      <w:r>
        <w:t xml:space="preserve">…, or press </w:t>
      </w:r>
      <w:r w:rsidRPr="00EC1F7F">
        <w:rPr>
          <w:i/>
        </w:rPr>
        <w:t>Ctrl</w:t>
      </w:r>
      <w:r>
        <w:t xml:space="preserve"> + </w:t>
      </w:r>
      <w:r w:rsidRPr="00EC1F7F">
        <w:rPr>
          <w:i/>
        </w:rPr>
        <w:t>Shift</w:t>
      </w:r>
      <w:r>
        <w:t xml:space="preserve"> + </w:t>
      </w:r>
      <w:r w:rsidRPr="00EC1F7F">
        <w:rPr>
          <w:i/>
        </w:rPr>
        <w:t>A</w:t>
      </w:r>
      <w:r>
        <w:t>.</w:t>
      </w:r>
    </w:p>
    <w:p w14:paraId="36863707" w14:textId="046B6E41" w:rsidR="008A3DD4" w:rsidRDefault="008A3DD4" w:rsidP="008C604E">
      <w:pPr>
        <w:pStyle w:val="ListParagraph"/>
        <w:keepNext/>
        <w:numPr>
          <w:ilvl w:val="0"/>
          <w:numId w:val="4"/>
        </w:numPr>
        <w:spacing w:after="120" w:line="240" w:lineRule="auto"/>
        <w:contextualSpacing w:val="0"/>
      </w:pPr>
      <w:r>
        <w:t xml:space="preserve">In </w:t>
      </w:r>
      <w:r w:rsidRPr="00E61F4A">
        <w:rPr>
          <w:b/>
        </w:rPr>
        <w:t xml:space="preserve">Add New Item </w:t>
      </w:r>
      <w:r w:rsidR="0004403C">
        <w:t>dialog window</w:t>
      </w:r>
      <w:r>
        <w:t xml:space="preserve">, navigate to </w:t>
      </w:r>
      <w:r w:rsidRPr="00E61F4A">
        <w:rPr>
          <w:b/>
        </w:rPr>
        <w:t>Installed</w:t>
      </w:r>
      <w:r>
        <w:t xml:space="preserve"> | </w:t>
      </w:r>
      <w:r w:rsidRPr="00E61F4A">
        <w:rPr>
          <w:b/>
        </w:rPr>
        <w:t>Visual C#</w:t>
      </w:r>
      <w:r>
        <w:t xml:space="preserve"> | </w:t>
      </w:r>
      <w:r w:rsidRPr="00E61F4A">
        <w:rPr>
          <w:b/>
        </w:rPr>
        <w:t>Episerver</w:t>
      </w:r>
      <w:r>
        <w:t xml:space="preserve">, choose </w:t>
      </w:r>
      <w:r w:rsidRPr="00E61F4A">
        <w:rPr>
          <w:b/>
        </w:rPr>
        <w:t>Page Type</w:t>
      </w:r>
      <w:r>
        <w:t xml:space="preserve">, enter </w:t>
      </w:r>
      <w:proofErr w:type="spellStart"/>
      <w:r w:rsidRPr="00E61F4A">
        <w:rPr>
          <w:b/>
        </w:rPr>
        <w:t>StartPage.cs</w:t>
      </w:r>
      <w:proofErr w:type="spellEnd"/>
      <w:r>
        <w:t xml:space="preserve"> for the name, and click </w:t>
      </w:r>
      <w:r>
        <w:rPr>
          <w:b/>
        </w:rPr>
        <w:t>Add</w:t>
      </w:r>
      <w:r>
        <w:t>.</w:t>
      </w:r>
    </w:p>
    <w:p w14:paraId="55F9D76A" w14:textId="77777777" w:rsidR="008A3DD4" w:rsidRDefault="008A3DD4" w:rsidP="008C604E">
      <w:pPr>
        <w:pStyle w:val="ListParagraph"/>
        <w:numPr>
          <w:ilvl w:val="0"/>
          <w:numId w:val="4"/>
        </w:numPr>
        <w:spacing w:after="120" w:line="240" w:lineRule="auto"/>
        <w:contextualSpacing w:val="0"/>
      </w:pPr>
      <w:r>
        <w:t xml:space="preserve">In the </w:t>
      </w:r>
      <w:r>
        <w:rPr>
          <w:rFonts w:ascii="Consolas" w:hAnsi="Consolas" w:cs="Consolas"/>
          <w:color w:val="000000"/>
          <w:sz w:val="19"/>
          <w:szCs w:val="19"/>
          <w:lang w:val="en-GB"/>
        </w:rPr>
        <w:t>[</w:t>
      </w:r>
      <w:r>
        <w:rPr>
          <w:rFonts w:ascii="Consolas" w:hAnsi="Consolas" w:cs="Consolas"/>
          <w:color w:val="2B91AF"/>
          <w:sz w:val="19"/>
          <w:szCs w:val="19"/>
          <w:lang w:val="en-GB"/>
        </w:rPr>
        <w:t>ContentType</w:t>
      </w:r>
      <w:r>
        <w:rPr>
          <w:rFonts w:ascii="Consolas" w:hAnsi="Consolas" w:cs="Consolas"/>
          <w:color w:val="000000"/>
          <w:sz w:val="19"/>
          <w:szCs w:val="19"/>
          <w:lang w:val="en-GB"/>
        </w:rPr>
        <w:t>]</w:t>
      </w:r>
      <w:r>
        <w:t xml:space="preserve"> attribute, change the </w:t>
      </w:r>
      <w:r w:rsidRPr="00C24787">
        <w:rPr>
          <w:b/>
        </w:rPr>
        <w:t>DisplayName</w:t>
      </w:r>
      <w:r>
        <w:t xml:space="preserve"> to </w:t>
      </w:r>
      <w:r w:rsidRPr="00C24787">
        <w:rPr>
          <w:b/>
        </w:rPr>
        <w:t>Start</w:t>
      </w:r>
      <w:r>
        <w:t>.</w:t>
      </w:r>
    </w:p>
    <w:p w14:paraId="6CC9EF79" w14:textId="3034E294" w:rsidR="008A3DD4" w:rsidRDefault="008A3DD4" w:rsidP="008C604E">
      <w:pPr>
        <w:pStyle w:val="ListParagraph"/>
        <w:numPr>
          <w:ilvl w:val="0"/>
          <w:numId w:val="4"/>
        </w:numPr>
        <w:spacing w:after="120" w:line="240" w:lineRule="auto"/>
        <w:contextualSpacing w:val="0"/>
      </w:pPr>
      <w:r>
        <w:t xml:space="preserve">In the </w:t>
      </w:r>
      <w:r>
        <w:rPr>
          <w:rFonts w:ascii="Consolas" w:hAnsi="Consolas" w:cs="Consolas"/>
          <w:color w:val="000000"/>
          <w:sz w:val="19"/>
          <w:szCs w:val="19"/>
          <w:lang w:val="en-GB"/>
        </w:rPr>
        <w:t>[</w:t>
      </w:r>
      <w:r>
        <w:rPr>
          <w:rFonts w:ascii="Consolas" w:hAnsi="Consolas" w:cs="Consolas"/>
          <w:color w:val="2B91AF"/>
          <w:sz w:val="19"/>
          <w:szCs w:val="19"/>
          <w:lang w:val="en-GB"/>
        </w:rPr>
        <w:t>ContentType</w:t>
      </w:r>
      <w:r>
        <w:rPr>
          <w:rFonts w:ascii="Consolas" w:hAnsi="Consolas" w:cs="Consolas"/>
          <w:color w:val="000000"/>
          <w:sz w:val="19"/>
          <w:szCs w:val="19"/>
          <w:lang w:val="en-GB"/>
        </w:rPr>
        <w:t>]</w:t>
      </w:r>
      <w:r>
        <w:t xml:space="preserve"> attribute, </w:t>
      </w:r>
      <w:r w:rsidR="002449AB">
        <w:t>add a</w:t>
      </w:r>
      <w:r>
        <w:t xml:space="preserve"> </w:t>
      </w:r>
      <w:r w:rsidRPr="008073D6">
        <w:rPr>
          <w:b/>
        </w:rPr>
        <w:t>GroupName</w:t>
      </w:r>
      <w:r>
        <w:t xml:space="preserve"> </w:t>
      </w:r>
      <w:r w:rsidR="002449AB">
        <w:t xml:space="preserve">attribute and set it </w:t>
      </w:r>
      <w:r>
        <w:t xml:space="preserve">to </w:t>
      </w:r>
      <w:r w:rsidR="00F651BF">
        <w:rPr>
          <w:b/>
        </w:rPr>
        <w:t>“</w:t>
      </w:r>
      <w:r w:rsidRPr="008073D6">
        <w:rPr>
          <w:b/>
        </w:rPr>
        <w:t>Specialized</w:t>
      </w:r>
      <w:r w:rsidR="003F3252">
        <w:rPr>
          <w:b/>
        </w:rPr>
        <w:t>”</w:t>
      </w:r>
      <w:r>
        <w:t xml:space="preserve"> and</w:t>
      </w:r>
      <w:r w:rsidR="00BA4D73">
        <w:t xml:space="preserve"> add</w:t>
      </w:r>
      <w:r>
        <w:t xml:space="preserve"> the sort index (i.e. </w:t>
      </w:r>
      <w:r w:rsidRPr="000612A0">
        <w:rPr>
          <w:b/>
        </w:rPr>
        <w:t>Order</w:t>
      </w:r>
      <w:r>
        <w:t xml:space="preserve">) within that group to </w:t>
      </w:r>
      <w:r w:rsidRPr="00FC78DE">
        <w:rPr>
          <w:b/>
        </w:rPr>
        <w:t>10</w:t>
      </w:r>
      <w:r>
        <w:t>.</w:t>
      </w:r>
    </w:p>
    <w:p w14:paraId="19F4D95D" w14:textId="77777777" w:rsidR="008A3DD4" w:rsidRDefault="008A3DD4" w:rsidP="008C604E">
      <w:pPr>
        <w:pStyle w:val="ListParagraph"/>
        <w:numPr>
          <w:ilvl w:val="0"/>
          <w:numId w:val="4"/>
        </w:numPr>
        <w:spacing w:after="120" w:line="240" w:lineRule="auto"/>
        <w:contextualSpacing w:val="0"/>
      </w:pPr>
      <w:r>
        <w:t xml:space="preserve">In the </w:t>
      </w:r>
      <w:r>
        <w:rPr>
          <w:rFonts w:ascii="Consolas" w:hAnsi="Consolas" w:cs="Consolas"/>
          <w:color w:val="000000"/>
          <w:sz w:val="19"/>
          <w:szCs w:val="19"/>
          <w:lang w:val="en-GB"/>
        </w:rPr>
        <w:t>[</w:t>
      </w:r>
      <w:r>
        <w:rPr>
          <w:rFonts w:ascii="Consolas" w:hAnsi="Consolas" w:cs="Consolas"/>
          <w:color w:val="2B91AF"/>
          <w:sz w:val="19"/>
          <w:szCs w:val="19"/>
          <w:lang w:val="en-GB"/>
        </w:rPr>
        <w:t>ContentType</w:t>
      </w:r>
      <w:r>
        <w:rPr>
          <w:rFonts w:ascii="Consolas" w:hAnsi="Consolas" w:cs="Consolas"/>
          <w:color w:val="000000"/>
          <w:sz w:val="19"/>
          <w:szCs w:val="19"/>
          <w:lang w:val="en-GB"/>
        </w:rPr>
        <w:t>]</w:t>
      </w:r>
      <w:r>
        <w:t xml:space="preserve"> attribute, set the </w:t>
      </w:r>
      <w:r w:rsidRPr="00C24787">
        <w:rPr>
          <w:b/>
        </w:rPr>
        <w:t>Description</w:t>
      </w:r>
      <w:r>
        <w:t xml:space="preserve"> of “</w:t>
      </w:r>
      <w:r w:rsidRPr="00C24787">
        <w:t>The home page for a website with an area for blocks and partial pages.</w:t>
      </w:r>
      <w:r>
        <w:t>”</w:t>
      </w:r>
    </w:p>
    <w:p w14:paraId="6143878B" w14:textId="77777777" w:rsidR="008A3DD4" w:rsidRDefault="008A3DD4" w:rsidP="008C604E">
      <w:pPr>
        <w:pStyle w:val="ListParagraph"/>
        <w:numPr>
          <w:ilvl w:val="0"/>
          <w:numId w:val="4"/>
        </w:numPr>
        <w:spacing w:after="120" w:line="240" w:lineRule="auto"/>
        <w:contextualSpacing w:val="0"/>
      </w:pPr>
      <w:r>
        <w:t>In the body of the class, u</w:t>
      </w:r>
      <w:r w:rsidRPr="00421F14">
        <w:t xml:space="preserve">ncomment the </w:t>
      </w:r>
      <w:r w:rsidRPr="00421F14">
        <w:rPr>
          <w:b/>
        </w:rPr>
        <w:t>MainBody</w:t>
      </w:r>
      <w:r w:rsidRPr="00421F14">
        <w:t xml:space="preserve"> property with all its attributes</w:t>
      </w:r>
      <w:r>
        <w:t xml:space="preserve"> and change its </w:t>
      </w:r>
      <w:r w:rsidRPr="001720A6">
        <w:rPr>
          <w:b/>
        </w:rPr>
        <w:t>Order</w:t>
      </w:r>
      <w:r>
        <w:t xml:space="preserve"> to </w:t>
      </w:r>
      <w:r w:rsidRPr="00FC78DE">
        <w:rPr>
          <w:b/>
        </w:rPr>
        <w:t>20</w:t>
      </w:r>
      <w:r>
        <w:t>.</w:t>
      </w:r>
    </w:p>
    <w:p w14:paraId="76B3D9A0" w14:textId="77777777" w:rsidR="008A3DD4" w:rsidRDefault="008A3DD4" w:rsidP="008C604E">
      <w:pPr>
        <w:pStyle w:val="ListParagraph"/>
        <w:numPr>
          <w:ilvl w:val="0"/>
          <w:numId w:val="4"/>
        </w:numPr>
        <w:spacing w:after="120" w:line="240" w:lineRule="auto"/>
        <w:contextualSpacing w:val="0"/>
      </w:pPr>
      <w:r>
        <w:t xml:space="preserve">Add a string </w:t>
      </w:r>
      <w:r w:rsidRPr="00CE2FC8">
        <w:rPr>
          <w:b/>
        </w:rPr>
        <w:t>Heading</w:t>
      </w:r>
      <w:r>
        <w:t xml:space="preserve"> property with appropriate attribute values. </w:t>
      </w:r>
      <w:r w:rsidRPr="000612A0">
        <w:rPr>
          <w:b/>
        </w:rPr>
        <w:t>Order</w:t>
      </w:r>
      <w:r>
        <w:t xml:space="preserve"> values are used to sort properties within a tab group. It is good practice to use multiples of ten so that future properties can be added between existing ones.</w:t>
      </w:r>
    </w:p>
    <w:p w14:paraId="6CB0D22C" w14:textId="77777777" w:rsidR="008A3DD4" w:rsidRDefault="008A3DD4" w:rsidP="008C604E">
      <w:pPr>
        <w:pStyle w:val="ListParagraph"/>
        <w:numPr>
          <w:ilvl w:val="0"/>
          <w:numId w:val="4"/>
        </w:numPr>
        <w:spacing w:after="120" w:line="240" w:lineRule="auto"/>
        <w:contextualSpacing w:val="0"/>
      </w:pPr>
      <w:r>
        <w:t>Add a content area property with appropriate attribute values.</w:t>
      </w:r>
    </w:p>
    <w:p w14:paraId="567BD659" w14:textId="77777777" w:rsidR="008A3DD4" w:rsidRPr="005A7E87" w:rsidRDefault="008A3DD4" w:rsidP="008A3DD4">
      <w:r>
        <w:t>Your complete page type class should look something like the following code:</w:t>
      </w:r>
    </w:p>
    <w:p w14:paraId="67DAF19E" w14:textId="77777777" w:rsidR="008A3DD4" w:rsidRDefault="008A3DD4" w:rsidP="008A3DD4">
      <w:pPr>
        <w:autoSpaceDE w:val="0"/>
        <w:autoSpaceDN w:val="0"/>
        <w:adjustRightInd w:val="0"/>
        <w:spacing w:after="0"/>
        <w:rPr>
          <w:rFonts w:ascii="Consolas" w:hAnsi="Consolas" w:cs="Consolas"/>
          <w:color w:val="000000"/>
          <w:sz w:val="19"/>
          <w:szCs w:val="19"/>
          <w:lang w:val="en-GB"/>
        </w:rPr>
      </w:pPr>
      <w:r>
        <w:rPr>
          <w:rFonts w:ascii="Consolas" w:hAnsi="Consolas" w:cs="Consolas"/>
          <w:color w:val="0000FF"/>
          <w:sz w:val="19"/>
          <w:szCs w:val="19"/>
          <w:lang w:val="en-GB"/>
        </w:rPr>
        <w:t>using</w:t>
      </w: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EPiServer.Core</w:t>
      </w:r>
      <w:proofErr w:type="spellEnd"/>
      <w:r>
        <w:rPr>
          <w:rFonts w:ascii="Consolas" w:hAnsi="Consolas" w:cs="Consolas"/>
          <w:color w:val="000000"/>
          <w:sz w:val="19"/>
          <w:szCs w:val="19"/>
          <w:lang w:val="en-GB"/>
        </w:rPr>
        <w:t>;</w:t>
      </w:r>
    </w:p>
    <w:p w14:paraId="557419B5" w14:textId="77777777" w:rsidR="008A3DD4" w:rsidRDefault="008A3DD4" w:rsidP="008A3DD4">
      <w:pPr>
        <w:autoSpaceDE w:val="0"/>
        <w:autoSpaceDN w:val="0"/>
        <w:adjustRightInd w:val="0"/>
        <w:spacing w:after="0"/>
        <w:rPr>
          <w:rFonts w:ascii="Consolas" w:hAnsi="Consolas" w:cs="Consolas"/>
          <w:color w:val="000000"/>
          <w:sz w:val="19"/>
          <w:szCs w:val="19"/>
          <w:lang w:val="en-GB"/>
        </w:rPr>
      </w:pPr>
      <w:r>
        <w:rPr>
          <w:rFonts w:ascii="Consolas" w:hAnsi="Consolas" w:cs="Consolas"/>
          <w:color w:val="0000FF"/>
          <w:sz w:val="19"/>
          <w:szCs w:val="19"/>
          <w:lang w:val="en-GB"/>
        </w:rPr>
        <w:t>using</w:t>
      </w: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EPiServer.DataAbstraction</w:t>
      </w:r>
      <w:proofErr w:type="spellEnd"/>
      <w:r>
        <w:rPr>
          <w:rFonts w:ascii="Consolas" w:hAnsi="Consolas" w:cs="Consolas"/>
          <w:color w:val="000000"/>
          <w:sz w:val="19"/>
          <w:szCs w:val="19"/>
          <w:lang w:val="en-GB"/>
        </w:rPr>
        <w:t>;</w:t>
      </w:r>
    </w:p>
    <w:p w14:paraId="620B1064" w14:textId="77777777" w:rsidR="008A3DD4" w:rsidRDefault="008A3DD4" w:rsidP="008A3DD4">
      <w:pPr>
        <w:autoSpaceDE w:val="0"/>
        <w:autoSpaceDN w:val="0"/>
        <w:adjustRightInd w:val="0"/>
        <w:spacing w:after="0"/>
        <w:rPr>
          <w:rFonts w:ascii="Consolas" w:hAnsi="Consolas" w:cs="Consolas"/>
          <w:color w:val="000000"/>
          <w:sz w:val="19"/>
          <w:szCs w:val="19"/>
          <w:lang w:val="en-GB"/>
        </w:rPr>
      </w:pPr>
      <w:r>
        <w:rPr>
          <w:rFonts w:ascii="Consolas" w:hAnsi="Consolas" w:cs="Consolas"/>
          <w:color w:val="0000FF"/>
          <w:sz w:val="19"/>
          <w:szCs w:val="19"/>
          <w:lang w:val="en-GB"/>
        </w:rPr>
        <w:t>using</w:t>
      </w: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EPiServer.DataAnnotations</w:t>
      </w:r>
      <w:proofErr w:type="spellEnd"/>
      <w:r>
        <w:rPr>
          <w:rFonts w:ascii="Consolas" w:hAnsi="Consolas" w:cs="Consolas"/>
          <w:color w:val="000000"/>
          <w:sz w:val="19"/>
          <w:szCs w:val="19"/>
          <w:lang w:val="en-GB"/>
        </w:rPr>
        <w:t>;</w:t>
      </w:r>
    </w:p>
    <w:p w14:paraId="5D80ABC9" w14:textId="77777777" w:rsidR="008A3DD4" w:rsidRDefault="008A3DD4" w:rsidP="008A3DD4">
      <w:pPr>
        <w:autoSpaceDE w:val="0"/>
        <w:autoSpaceDN w:val="0"/>
        <w:adjustRightInd w:val="0"/>
        <w:spacing w:after="0"/>
        <w:rPr>
          <w:rFonts w:ascii="Consolas" w:hAnsi="Consolas" w:cs="Consolas"/>
          <w:color w:val="000000"/>
          <w:sz w:val="19"/>
          <w:szCs w:val="19"/>
          <w:lang w:val="en-GB"/>
        </w:rPr>
      </w:pPr>
      <w:r>
        <w:rPr>
          <w:rFonts w:ascii="Consolas" w:hAnsi="Consolas" w:cs="Consolas"/>
          <w:color w:val="0000FF"/>
          <w:sz w:val="19"/>
          <w:szCs w:val="19"/>
          <w:lang w:val="en-GB"/>
        </w:rPr>
        <w:t>using</w:t>
      </w: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System.ComponentModel.DataAnnotations</w:t>
      </w:r>
      <w:proofErr w:type="spellEnd"/>
      <w:r>
        <w:rPr>
          <w:rFonts w:ascii="Consolas" w:hAnsi="Consolas" w:cs="Consolas"/>
          <w:color w:val="000000"/>
          <w:sz w:val="19"/>
          <w:szCs w:val="19"/>
          <w:lang w:val="en-GB"/>
        </w:rPr>
        <w:t>;</w:t>
      </w:r>
    </w:p>
    <w:p w14:paraId="2C4B2798" w14:textId="77777777" w:rsidR="008A3DD4" w:rsidRDefault="008A3DD4" w:rsidP="008A3DD4">
      <w:pPr>
        <w:autoSpaceDE w:val="0"/>
        <w:autoSpaceDN w:val="0"/>
        <w:adjustRightInd w:val="0"/>
        <w:spacing w:after="0"/>
        <w:rPr>
          <w:rFonts w:ascii="Consolas" w:hAnsi="Consolas" w:cs="Consolas"/>
          <w:color w:val="000000"/>
          <w:sz w:val="19"/>
          <w:szCs w:val="19"/>
          <w:lang w:val="en-GB"/>
        </w:rPr>
      </w:pPr>
    </w:p>
    <w:p w14:paraId="5A3AC96F" w14:textId="004AAB39" w:rsidR="008A3DD4" w:rsidRDefault="008A3DD4" w:rsidP="008A3DD4">
      <w:pPr>
        <w:autoSpaceDE w:val="0"/>
        <w:autoSpaceDN w:val="0"/>
        <w:adjustRightInd w:val="0"/>
        <w:spacing w:after="0"/>
        <w:rPr>
          <w:rFonts w:ascii="Consolas" w:hAnsi="Consolas" w:cs="Consolas"/>
          <w:color w:val="000000"/>
          <w:sz w:val="19"/>
          <w:szCs w:val="19"/>
          <w:lang w:val="en-GB"/>
        </w:rPr>
      </w:pPr>
      <w:r>
        <w:rPr>
          <w:rFonts w:ascii="Consolas" w:hAnsi="Consolas" w:cs="Consolas"/>
          <w:color w:val="0000FF"/>
          <w:sz w:val="19"/>
          <w:szCs w:val="19"/>
          <w:lang w:val="en-GB"/>
        </w:rPr>
        <w:t>namespace</w:t>
      </w:r>
      <w:r>
        <w:rPr>
          <w:rFonts w:ascii="Consolas" w:hAnsi="Consolas" w:cs="Consolas"/>
          <w:color w:val="000000"/>
          <w:sz w:val="19"/>
          <w:szCs w:val="19"/>
          <w:lang w:val="en-GB"/>
        </w:rPr>
        <w:t xml:space="preserve"> </w:t>
      </w:r>
      <w:proofErr w:type="spellStart"/>
      <w:r w:rsidR="00A63845">
        <w:rPr>
          <w:rFonts w:ascii="Consolas" w:hAnsi="Consolas" w:cs="Consolas"/>
          <w:color w:val="000000"/>
          <w:sz w:val="19"/>
          <w:szCs w:val="19"/>
          <w:lang w:val="en-GB"/>
        </w:rPr>
        <w:t>DemoSite</w:t>
      </w:r>
      <w:r>
        <w:rPr>
          <w:rFonts w:ascii="Consolas" w:hAnsi="Consolas" w:cs="Consolas"/>
          <w:color w:val="000000"/>
          <w:sz w:val="19"/>
          <w:szCs w:val="19"/>
          <w:lang w:val="en-GB"/>
        </w:rPr>
        <w:t>.Models.Pages</w:t>
      </w:r>
      <w:proofErr w:type="spellEnd"/>
    </w:p>
    <w:p w14:paraId="1C4E91A6" w14:textId="77777777" w:rsidR="008A3DD4" w:rsidRDefault="008A3DD4" w:rsidP="008A3DD4">
      <w:pPr>
        <w:autoSpaceDE w:val="0"/>
        <w:autoSpaceDN w:val="0"/>
        <w:adjustRightInd w:val="0"/>
        <w:spacing w:after="0"/>
        <w:rPr>
          <w:rFonts w:ascii="Consolas" w:hAnsi="Consolas" w:cs="Consolas"/>
          <w:color w:val="000000"/>
          <w:sz w:val="19"/>
          <w:szCs w:val="19"/>
          <w:lang w:val="en-GB"/>
        </w:rPr>
      </w:pPr>
      <w:r>
        <w:rPr>
          <w:rFonts w:ascii="Consolas" w:hAnsi="Consolas" w:cs="Consolas"/>
          <w:color w:val="000000"/>
          <w:sz w:val="19"/>
          <w:szCs w:val="19"/>
          <w:lang w:val="en-GB"/>
        </w:rPr>
        <w:t>{</w:t>
      </w:r>
    </w:p>
    <w:p w14:paraId="0D365D7B" w14:textId="77777777" w:rsidR="008A3DD4" w:rsidRDefault="008A3DD4" w:rsidP="008A3DD4">
      <w:pPr>
        <w:autoSpaceDE w:val="0"/>
        <w:autoSpaceDN w:val="0"/>
        <w:adjustRightInd w:val="0"/>
        <w:spacing w:after="0"/>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2B91AF"/>
          <w:sz w:val="19"/>
          <w:szCs w:val="19"/>
          <w:lang w:val="en-GB"/>
        </w:rPr>
        <w:t>ContentType</w:t>
      </w:r>
      <w:r>
        <w:rPr>
          <w:rFonts w:ascii="Consolas" w:hAnsi="Consolas" w:cs="Consolas"/>
          <w:color w:val="000000"/>
          <w:sz w:val="19"/>
          <w:szCs w:val="19"/>
          <w:lang w:val="en-GB"/>
        </w:rPr>
        <w:t xml:space="preserve">(DisplayName = </w:t>
      </w:r>
      <w:r>
        <w:rPr>
          <w:rFonts w:ascii="Consolas" w:hAnsi="Consolas" w:cs="Consolas"/>
          <w:color w:val="A31515"/>
          <w:sz w:val="19"/>
          <w:szCs w:val="19"/>
          <w:lang w:val="en-GB"/>
        </w:rPr>
        <w:t>"Start"</w:t>
      </w:r>
      <w:r>
        <w:rPr>
          <w:rFonts w:ascii="Consolas" w:hAnsi="Consolas" w:cs="Consolas"/>
          <w:color w:val="000000"/>
          <w:sz w:val="19"/>
          <w:szCs w:val="19"/>
          <w:lang w:val="en-GB"/>
        </w:rPr>
        <w:t>,</w:t>
      </w:r>
    </w:p>
    <w:p w14:paraId="79ACF8CB" w14:textId="77777777" w:rsidR="008A3DD4" w:rsidRDefault="008A3DD4" w:rsidP="008A3DD4">
      <w:pPr>
        <w:autoSpaceDE w:val="0"/>
        <w:autoSpaceDN w:val="0"/>
        <w:adjustRightInd w:val="0"/>
        <w:spacing w:after="0"/>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8000"/>
          <w:sz w:val="19"/>
          <w:szCs w:val="19"/>
          <w:lang w:val="en-GB"/>
        </w:rPr>
        <w:t>// your code will have a random GUID here</w:t>
      </w:r>
    </w:p>
    <w:p w14:paraId="7BD17E07" w14:textId="3F5E7A8B" w:rsidR="008A3DD4" w:rsidRDefault="008A3DD4" w:rsidP="008A3DD4">
      <w:pPr>
        <w:autoSpaceDE w:val="0"/>
        <w:autoSpaceDN w:val="0"/>
        <w:adjustRightInd w:val="0"/>
        <w:spacing w:after="0"/>
        <w:rPr>
          <w:rFonts w:ascii="Consolas" w:hAnsi="Consolas" w:cs="Consolas"/>
          <w:color w:val="000000"/>
          <w:sz w:val="19"/>
          <w:szCs w:val="19"/>
          <w:lang w:val="en-GB"/>
        </w:rPr>
      </w:pP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GroupName</w:t>
      </w:r>
      <w:proofErr w:type="spellEnd"/>
      <w:r>
        <w:rPr>
          <w:rFonts w:ascii="Consolas" w:hAnsi="Consolas" w:cs="Consolas"/>
          <w:color w:val="000000"/>
          <w:sz w:val="19"/>
          <w:szCs w:val="19"/>
          <w:lang w:val="en-GB"/>
        </w:rPr>
        <w:t xml:space="preserve"> = </w:t>
      </w:r>
      <w:r w:rsidR="00B70CD6">
        <w:rPr>
          <w:rFonts w:ascii="Consolas" w:hAnsi="Consolas" w:cs="Consolas"/>
          <w:color w:val="A31515"/>
          <w:sz w:val="19"/>
          <w:szCs w:val="19"/>
        </w:rPr>
        <w:t>"Specialized"</w:t>
      </w:r>
      <w:r>
        <w:rPr>
          <w:rFonts w:ascii="Consolas" w:hAnsi="Consolas" w:cs="Consolas"/>
          <w:color w:val="000000"/>
          <w:sz w:val="19"/>
          <w:szCs w:val="19"/>
          <w:lang w:val="en-GB"/>
        </w:rPr>
        <w:t>, Order = 10,</w:t>
      </w:r>
    </w:p>
    <w:p w14:paraId="2EDCBD2B" w14:textId="77777777" w:rsidR="008A3DD4" w:rsidRDefault="008A3DD4" w:rsidP="008A3DD4">
      <w:pPr>
        <w:autoSpaceDE w:val="0"/>
        <w:autoSpaceDN w:val="0"/>
        <w:adjustRightInd w:val="0"/>
        <w:spacing w:after="0"/>
        <w:rPr>
          <w:rFonts w:ascii="Consolas" w:hAnsi="Consolas" w:cs="Consolas"/>
          <w:color w:val="000000"/>
          <w:sz w:val="19"/>
          <w:szCs w:val="19"/>
          <w:lang w:val="en-GB"/>
        </w:rPr>
      </w:pPr>
      <w:r>
        <w:rPr>
          <w:rFonts w:ascii="Consolas" w:hAnsi="Consolas" w:cs="Consolas"/>
          <w:color w:val="000000"/>
          <w:sz w:val="19"/>
          <w:szCs w:val="19"/>
          <w:lang w:val="en-GB"/>
        </w:rPr>
        <w:t xml:space="preserve">        Description = </w:t>
      </w:r>
      <w:r>
        <w:rPr>
          <w:rFonts w:ascii="Consolas" w:hAnsi="Consolas" w:cs="Consolas"/>
          <w:color w:val="A31515"/>
          <w:sz w:val="19"/>
          <w:szCs w:val="19"/>
          <w:lang w:val="en-GB"/>
        </w:rPr>
        <w:t>"The home page for a website with an area for blocks and partial pages."</w:t>
      </w:r>
      <w:r>
        <w:rPr>
          <w:rFonts w:ascii="Consolas" w:hAnsi="Consolas" w:cs="Consolas"/>
          <w:color w:val="000000"/>
          <w:sz w:val="19"/>
          <w:szCs w:val="19"/>
          <w:lang w:val="en-GB"/>
        </w:rPr>
        <w:t>)]</w:t>
      </w:r>
    </w:p>
    <w:p w14:paraId="6551E061" w14:textId="77777777" w:rsidR="008A3DD4" w:rsidRDefault="008A3DD4" w:rsidP="008A3DD4">
      <w:pPr>
        <w:autoSpaceDE w:val="0"/>
        <w:autoSpaceDN w:val="0"/>
        <w:adjustRightInd w:val="0"/>
        <w:spacing w:after="0"/>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w:t>
      </w:r>
      <w:r>
        <w:rPr>
          <w:rFonts w:ascii="Consolas" w:hAnsi="Consolas" w:cs="Consolas"/>
          <w:color w:val="0000FF"/>
          <w:sz w:val="19"/>
          <w:szCs w:val="19"/>
          <w:lang w:val="en-GB"/>
        </w:rPr>
        <w:t>class</w:t>
      </w:r>
      <w:r>
        <w:rPr>
          <w:rFonts w:ascii="Consolas" w:hAnsi="Consolas" w:cs="Consolas"/>
          <w:color w:val="000000"/>
          <w:sz w:val="19"/>
          <w:szCs w:val="19"/>
          <w:lang w:val="en-GB"/>
        </w:rPr>
        <w:t xml:space="preserve"> </w:t>
      </w:r>
      <w:proofErr w:type="spellStart"/>
      <w:r>
        <w:rPr>
          <w:rFonts w:ascii="Consolas" w:hAnsi="Consolas" w:cs="Consolas"/>
          <w:color w:val="2B91AF"/>
          <w:sz w:val="19"/>
          <w:szCs w:val="19"/>
          <w:lang w:val="en-GB"/>
        </w:rPr>
        <w:t>StartPage</w:t>
      </w:r>
      <w:proofErr w:type="spellEnd"/>
      <w:r>
        <w:rPr>
          <w:rFonts w:ascii="Consolas" w:hAnsi="Consolas" w:cs="Consolas"/>
          <w:color w:val="000000"/>
          <w:sz w:val="19"/>
          <w:szCs w:val="19"/>
          <w:lang w:val="en-GB"/>
        </w:rPr>
        <w:t xml:space="preserve"> : </w:t>
      </w:r>
      <w:proofErr w:type="spellStart"/>
      <w:r>
        <w:rPr>
          <w:rFonts w:ascii="Consolas" w:hAnsi="Consolas" w:cs="Consolas"/>
          <w:color w:val="2B91AF"/>
          <w:sz w:val="19"/>
          <w:szCs w:val="19"/>
          <w:lang w:val="en-GB"/>
        </w:rPr>
        <w:t>PageData</w:t>
      </w:r>
      <w:proofErr w:type="spellEnd"/>
    </w:p>
    <w:p w14:paraId="1119C734" w14:textId="77777777" w:rsidR="008A3DD4" w:rsidRDefault="008A3DD4" w:rsidP="008A3DD4">
      <w:pPr>
        <w:autoSpaceDE w:val="0"/>
        <w:autoSpaceDN w:val="0"/>
        <w:adjustRightInd w:val="0"/>
        <w:spacing w:after="0"/>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24FBC0D4" w14:textId="77777777" w:rsidR="008A3DD4" w:rsidRDefault="008A3DD4" w:rsidP="008A3DD4">
      <w:pPr>
        <w:autoSpaceDE w:val="0"/>
        <w:autoSpaceDN w:val="0"/>
        <w:adjustRightInd w:val="0"/>
        <w:spacing w:after="0"/>
        <w:rPr>
          <w:rFonts w:ascii="Consolas" w:hAnsi="Consolas" w:cs="Consolas"/>
          <w:color w:val="000000"/>
          <w:sz w:val="19"/>
          <w:szCs w:val="19"/>
          <w:lang w:val="en-GB"/>
        </w:rPr>
      </w:pPr>
      <w:r>
        <w:rPr>
          <w:rFonts w:ascii="Consolas" w:hAnsi="Consolas" w:cs="Consolas"/>
          <w:color w:val="000000"/>
          <w:sz w:val="19"/>
          <w:szCs w:val="19"/>
          <w:lang w:val="en-GB"/>
        </w:rPr>
        <w:t xml:space="preserve">        [</w:t>
      </w:r>
      <w:proofErr w:type="spellStart"/>
      <w:r>
        <w:rPr>
          <w:rFonts w:ascii="Consolas" w:hAnsi="Consolas" w:cs="Consolas"/>
          <w:color w:val="2B91AF"/>
          <w:sz w:val="19"/>
          <w:szCs w:val="19"/>
          <w:lang w:val="en-GB"/>
        </w:rPr>
        <w:t>CultureSpecific</w:t>
      </w:r>
      <w:proofErr w:type="spellEnd"/>
      <w:r>
        <w:rPr>
          <w:rFonts w:ascii="Consolas" w:hAnsi="Consolas" w:cs="Consolas"/>
          <w:color w:val="000000"/>
          <w:sz w:val="19"/>
          <w:szCs w:val="19"/>
          <w:lang w:val="en-GB"/>
        </w:rPr>
        <w:t>]</w:t>
      </w:r>
    </w:p>
    <w:p w14:paraId="69213B90" w14:textId="77777777" w:rsidR="008A3DD4" w:rsidRDefault="008A3DD4" w:rsidP="008A3DD4">
      <w:pPr>
        <w:autoSpaceDE w:val="0"/>
        <w:autoSpaceDN w:val="0"/>
        <w:adjustRightInd w:val="0"/>
        <w:spacing w:after="0"/>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2B91AF"/>
          <w:sz w:val="19"/>
          <w:szCs w:val="19"/>
          <w:lang w:val="en-GB"/>
        </w:rPr>
        <w:t>Display</w:t>
      </w:r>
      <w:r>
        <w:rPr>
          <w:rFonts w:ascii="Consolas" w:hAnsi="Consolas" w:cs="Consolas"/>
          <w:color w:val="000000"/>
          <w:sz w:val="19"/>
          <w:szCs w:val="19"/>
          <w:lang w:val="en-GB"/>
        </w:rPr>
        <w:t xml:space="preserve">(Name = </w:t>
      </w:r>
      <w:r>
        <w:rPr>
          <w:rFonts w:ascii="Consolas" w:hAnsi="Consolas" w:cs="Consolas"/>
          <w:color w:val="A31515"/>
          <w:sz w:val="19"/>
          <w:szCs w:val="19"/>
          <w:lang w:val="en-GB"/>
        </w:rPr>
        <w:t>"Heading"</w:t>
      </w:r>
      <w:r>
        <w:rPr>
          <w:rFonts w:ascii="Consolas" w:hAnsi="Consolas" w:cs="Consolas"/>
          <w:color w:val="000000"/>
          <w:sz w:val="19"/>
          <w:szCs w:val="19"/>
          <w:lang w:val="en-GB"/>
        </w:rPr>
        <w:t xml:space="preserve">, Description = </w:t>
      </w:r>
    </w:p>
    <w:p w14:paraId="3AF6E625" w14:textId="77777777" w:rsidR="008A3DD4" w:rsidRDefault="008A3DD4" w:rsidP="008A3DD4">
      <w:pPr>
        <w:autoSpaceDE w:val="0"/>
        <w:autoSpaceDN w:val="0"/>
        <w:adjustRightInd w:val="0"/>
        <w:spacing w:after="0"/>
        <w:rPr>
          <w:rFonts w:ascii="Consolas" w:hAnsi="Consolas" w:cs="Consolas"/>
          <w:color w:val="000000"/>
          <w:sz w:val="19"/>
          <w:szCs w:val="19"/>
          <w:lang w:val="en-GB"/>
        </w:rPr>
      </w:pPr>
      <w:r>
        <w:rPr>
          <w:rFonts w:ascii="Consolas" w:hAnsi="Consolas" w:cs="Consolas"/>
          <w:color w:val="A31515"/>
          <w:sz w:val="19"/>
          <w:szCs w:val="19"/>
          <w:lang w:val="en-GB"/>
        </w:rPr>
        <w:t xml:space="preserve">            "If the Heading is not set, the page falls back to showing the Name."</w:t>
      </w:r>
      <w:r>
        <w:rPr>
          <w:rFonts w:ascii="Consolas" w:hAnsi="Consolas" w:cs="Consolas"/>
          <w:color w:val="000000"/>
          <w:sz w:val="19"/>
          <w:szCs w:val="19"/>
          <w:lang w:val="en-GB"/>
        </w:rPr>
        <w:t>,</w:t>
      </w:r>
    </w:p>
    <w:p w14:paraId="2CE7E352" w14:textId="77777777" w:rsidR="008A3DD4" w:rsidRDefault="008A3DD4" w:rsidP="008A3DD4">
      <w:pPr>
        <w:autoSpaceDE w:val="0"/>
        <w:autoSpaceDN w:val="0"/>
        <w:adjustRightInd w:val="0"/>
        <w:spacing w:after="0"/>
        <w:rPr>
          <w:rFonts w:ascii="Consolas" w:hAnsi="Consolas" w:cs="Consolas"/>
          <w:color w:val="000000"/>
          <w:sz w:val="19"/>
          <w:szCs w:val="19"/>
          <w:lang w:val="en-GB"/>
        </w:rPr>
      </w:pP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GroupName</w:t>
      </w:r>
      <w:proofErr w:type="spellEnd"/>
      <w:r>
        <w:rPr>
          <w:rFonts w:ascii="Consolas" w:hAnsi="Consolas" w:cs="Consolas"/>
          <w:color w:val="000000"/>
          <w:sz w:val="19"/>
          <w:szCs w:val="19"/>
          <w:lang w:val="en-GB"/>
        </w:rPr>
        <w:t xml:space="preserve"> = </w:t>
      </w:r>
      <w:proofErr w:type="spellStart"/>
      <w:r>
        <w:rPr>
          <w:rFonts w:ascii="Consolas" w:hAnsi="Consolas" w:cs="Consolas"/>
          <w:color w:val="2B91AF"/>
          <w:sz w:val="19"/>
          <w:szCs w:val="19"/>
          <w:lang w:val="en-GB"/>
        </w:rPr>
        <w:t>SystemTabNames</w:t>
      </w:r>
      <w:r>
        <w:rPr>
          <w:rFonts w:ascii="Consolas" w:hAnsi="Consolas" w:cs="Consolas"/>
          <w:color w:val="000000"/>
          <w:sz w:val="19"/>
          <w:szCs w:val="19"/>
          <w:lang w:val="en-GB"/>
        </w:rPr>
        <w:t>.Content</w:t>
      </w:r>
      <w:proofErr w:type="spellEnd"/>
      <w:r>
        <w:rPr>
          <w:rFonts w:ascii="Consolas" w:hAnsi="Consolas" w:cs="Consolas"/>
          <w:color w:val="000000"/>
          <w:sz w:val="19"/>
          <w:szCs w:val="19"/>
          <w:lang w:val="en-GB"/>
        </w:rPr>
        <w:t>, Order = 10)]</w:t>
      </w:r>
    </w:p>
    <w:p w14:paraId="57089E60" w14:textId="77777777" w:rsidR="008A3DD4" w:rsidRDefault="008A3DD4" w:rsidP="008A3DD4">
      <w:pPr>
        <w:autoSpaceDE w:val="0"/>
        <w:autoSpaceDN w:val="0"/>
        <w:adjustRightInd w:val="0"/>
        <w:spacing w:after="0"/>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w:t>
      </w:r>
      <w:r>
        <w:rPr>
          <w:rFonts w:ascii="Consolas" w:hAnsi="Consolas" w:cs="Consolas"/>
          <w:color w:val="0000FF"/>
          <w:sz w:val="19"/>
          <w:szCs w:val="19"/>
          <w:lang w:val="en-GB"/>
        </w:rPr>
        <w:t>virtual</w:t>
      </w:r>
      <w:r>
        <w:rPr>
          <w:rFonts w:ascii="Consolas" w:hAnsi="Consolas" w:cs="Consolas"/>
          <w:color w:val="000000"/>
          <w:sz w:val="19"/>
          <w:szCs w:val="19"/>
          <w:lang w:val="en-GB"/>
        </w:rPr>
        <w:t xml:space="preserve"> </w:t>
      </w:r>
      <w:r>
        <w:rPr>
          <w:rFonts w:ascii="Consolas" w:hAnsi="Consolas" w:cs="Consolas"/>
          <w:color w:val="0000FF"/>
          <w:sz w:val="19"/>
          <w:szCs w:val="19"/>
          <w:lang w:val="en-GB"/>
        </w:rPr>
        <w:t>string</w:t>
      </w:r>
      <w:r>
        <w:rPr>
          <w:rFonts w:ascii="Consolas" w:hAnsi="Consolas" w:cs="Consolas"/>
          <w:color w:val="000000"/>
          <w:sz w:val="19"/>
          <w:szCs w:val="19"/>
          <w:lang w:val="en-GB"/>
        </w:rPr>
        <w:t xml:space="preserve"> Heading { </w:t>
      </w:r>
      <w:r>
        <w:rPr>
          <w:rFonts w:ascii="Consolas" w:hAnsi="Consolas" w:cs="Consolas"/>
          <w:color w:val="0000FF"/>
          <w:sz w:val="19"/>
          <w:szCs w:val="19"/>
          <w:lang w:val="en-GB"/>
        </w:rPr>
        <w:t>get</w:t>
      </w:r>
      <w:r>
        <w:rPr>
          <w:rFonts w:ascii="Consolas" w:hAnsi="Consolas" w:cs="Consolas"/>
          <w:color w:val="000000"/>
          <w:sz w:val="19"/>
          <w:szCs w:val="19"/>
          <w:lang w:val="en-GB"/>
        </w:rPr>
        <w:t xml:space="preserve">; </w:t>
      </w:r>
      <w:r>
        <w:rPr>
          <w:rFonts w:ascii="Consolas" w:hAnsi="Consolas" w:cs="Consolas"/>
          <w:color w:val="0000FF"/>
          <w:sz w:val="19"/>
          <w:szCs w:val="19"/>
          <w:lang w:val="en-GB"/>
        </w:rPr>
        <w:t>set</w:t>
      </w:r>
      <w:r>
        <w:rPr>
          <w:rFonts w:ascii="Consolas" w:hAnsi="Consolas" w:cs="Consolas"/>
          <w:color w:val="000000"/>
          <w:sz w:val="19"/>
          <w:szCs w:val="19"/>
          <w:lang w:val="en-GB"/>
        </w:rPr>
        <w:t>; }</w:t>
      </w:r>
    </w:p>
    <w:p w14:paraId="00B09DB3" w14:textId="77777777" w:rsidR="008A3DD4" w:rsidRDefault="008A3DD4" w:rsidP="008A3DD4">
      <w:pPr>
        <w:autoSpaceDE w:val="0"/>
        <w:autoSpaceDN w:val="0"/>
        <w:adjustRightInd w:val="0"/>
        <w:spacing w:after="0"/>
        <w:rPr>
          <w:rFonts w:ascii="Consolas" w:hAnsi="Consolas" w:cs="Consolas"/>
          <w:color w:val="000000"/>
          <w:sz w:val="19"/>
          <w:szCs w:val="19"/>
          <w:lang w:val="en-GB"/>
        </w:rPr>
      </w:pPr>
    </w:p>
    <w:p w14:paraId="129E80D2" w14:textId="77777777" w:rsidR="008A3DD4" w:rsidRDefault="008A3DD4" w:rsidP="008A3DD4">
      <w:pPr>
        <w:autoSpaceDE w:val="0"/>
        <w:autoSpaceDN w:val="0"/>
        <w:adjustRightInd w:val="0"/>
        <w:spacing w:after="0"/>
        <w:rPr>
          <w:rFonts w:ascii="Consolas" w:hAnsi="Consolas" w:cs="Consolas"/>
          <w:color w:val="000000"/>
          <w:sz w:val="19"/>
          <w:szCs w:val="19"/>
          <w:lang w:val="en-GB"/>
        </w:rPr>
      </w:pPr>
      <w:r>
        <w:rPr>
          <w:rFonts w:ascii="Consolas" w:hAnsi="Consolas" w:cs="Consolas"/>
          <w:color w:val="000000"/>
          <w:sz w:val="19"/>
          <w:szCs w:val="19"/>
          <w:lang w:val="en-GB"/>
        </w:rPr>
        <w:t xml:space="preserve">        [</w:t>
      </w:r>
      <w:proofErr w:type="spellStart"/>
      <w:r>
        <w:rPr>
          <w:rFonts w:ascii="Consolas" w:hAnsi="Consolas" w:cs="Consolas"/>
          <w:color w:val="2B91AF"/>
          <w:sz w:val="19"/>
          <w:szCs w:val="19"/>
          <w:lang w:val="en-GB"/>
        </w:rPr>
        <w:t>CultureSpecific</w:t>
      </w:r>
      <w:proofErr w:type="spellEnd"/>
      <w:r>
        <w:rPr>
          <w:rFonts w:ascii="Consolas" w:hAnsi="Consolas" w:cs="Consolas"/>
          <w:color w:val="000000"/>
          <w:sz w:val="19"/>
          <w:szCs w:val="19"/>
          <w:lang w:val="en-GB"/>
        </w:rPr>
        <w:t>]</w:t>
      </w:r>
    </w:p>
    <w:p w14:paraId="65C0B2E2" w14:textId="77777777" w:rsidR="008A3DD4" w:rsidRDefault="008A3DD4" w:rsidP="008A3DD4">
      <w:pPr>
        <w:autoSpaceDE w:val="0"/>
        <w:autoSpaceDN w:val="0"/>
        <w:adjustRightInd w:val="0"/>
        <w:spacing w:after="0"/>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2B91AF"/>
          <w:sz w:val="19"/>
          <w:szCs w:val="19"/>
          <w:lang w:val="en-GB"/>
        </w:rPr>
        <w:t>Display</w:t>
      </w:r>
      <w:r>
        <w:rPr>
          <w:rFonts w:ascii="Consolas" w:hAnsi="Consolas" w:cs="Consolas"/>
          <w:color w:val="000000"/>
          <w:sz w:val="19"/>
          <w:szCs w:val="19"/>
          <w:lang w:val="en-GB"/>
        </w:rPr>
        <w:t xml:space="preserve">(Name = </w:t>
      </w:r>
      <w:r>
        <w:rPr>
          <w:rFonts w:ascii="Consolas" w:hAnsi="Consolas" w:cs="Consolas"/>
          <w:color w:val="A31515"/>
          <w:sz w:val="19"/>
          <w:szCs w:val="19"/>
          <w:lang w:val="en-GB"/>
        </w:rPr>
        <w:t>"Main body"</w:t>
      </w:r>
      <w:r>
        <w:rPr>
          <w:rFonts w:ascii="Consolas" w:hAnsi="Consolas" w:cs="Consolas"/>
          <w:color w:val="000000"/>
          <w:sz w:val="19"/>
          <w:szCs w:val="19"/>
          <w:lang w:val="en-GB"/>
        </w:rPr>
        <w:t>,</w:t>
      </w:r>
    </w:p>
    <w:p w14:paraId="2C9B6F18" w14:textId="77777777" w:rsidR="008A3DD4" w:rsidRDefault="008A3DD4" w:rsidP="008A3DD4">
      <w:pPr>
        <w:autoSpaceDE w:val="0"/>
        <w:autoSpaceDN w:val="0"/>
        <w:adjustRightInd w:val="0"/>
        <w:spacing w:after="0"/>
        <w:rPr>
          <w:rFonts w:ascii="Consolas" w:hAnsi="Consolas" w:cs="Consolas"/>
          <w:color w:val="000000"/>
          <w:sz w:val="19"/>
          <w:szCs w:val="19"/>
          <w:lang w:val="en-GB"/>
        </w:rPr>
      </w:pPr>
      <w:r>
        <w:rPr>
          <w:rFonts w:ascii="Consolas" w:hAnsi="Consolas" w:cs="Consolas"/>
          <w:color w:val="000000"/>
          <w:sz w:val="19"/>
          <w:szCs w:val="19"/>
          <w:lang w:val="en-GB"/>
        </w:rPr>
        <w:t xml:space="preserve">            Description = </w:t>
      </w:r>
      <w:r>
        <w:rPr>
          <w:rFonts w:ascii="Consolas" w:hAnsi="Consolas" w:cs="Consolas"/>
          <w:color w:val="A31515"/>
          <w:sz w:val="19"/>
          <w:szCs w:val="19"/>
          <w:lang w:val="en-GB"/>
        </w:rPr>
        <w:t>"The main body uses the XHTML-editor so you can insert, for example text, images, and tables."</w:t>
      </w:r>
      <w:r>
        <w:rPr>
          <w:rFonts w:ascii="Consolas" w:hAnsi="Consolas" w:cs="Consolas"/>
          <w:color w:val="000000"/>
          <w:sz w:val="19"/>
          <w:szCs w:val="19"/>
          <w:lang w:val="en-GB"/>
        </w:rPr>
        <w:t>,</w:t>
      </w:r>
    </w:p>
    <w:p w14:paraId="6201A590" w14:textId="77777777" w:rsidR="008A3DD4" w:rsidRDefault="008A3DD4" w:rsidP="008A3DD4">
      <w:pPr>
        <w:autoSpaceDE w:val="0"/>
        <w:autoSpaceDN w:val="0"/>
        <w:adjustRightInd w:val="0"/>
        <w:spacing w:after="0"/>
        <w:rPr>
          <w:rFonts w:ascii="Consolas" w:hAnsi="Consolas" w:cs="Consolas"/>
          <w:color w:val="000000"/>
          <w:sz w:val="19"/>
          <w:szCs w:val="19"/>
          <w:lang w:val="en-GB"/>
        </w:rPr>
      </w:pP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GroupName</w:t>
      </w:r>
      <w:proofErr w:type="spellEnd"/>
      <w:r>
        <w:rPr>
          <w:rFonts w:ascii="Consolas" w:hAnsi="Consolas" w:cs="Consolas"/>
          <w:color w:val="000000"/>
          <w:sz w:val="19"/>
          <w:szCs w:val="19"/>
          <w:lang w:val="en-GB"/>
        </w:rPr>
        <w:t xml:space="preserve"> = </w:t>
      </w:r>
      <w:proofErr w:type="spellStart"/>
      <w:r>
        <w:rPr>
          <w:rFonts w:ascii="Consolas" w:hAnsi="Consolas" w:cs="Consolas"/>
          <w:color w:val="2B91AF"/>
          <w:sz w:val="19"/>
          <w:szCs w:val="19"/>
          <w:lang w:val="en-GB"/>
        </w:rPr>
        <w:t>SystemTabNames</w:t>
      </w:r>
      <w:r>
        <w:rPr>
          <w:rFonts w:ascii="Consolas" w:hAnsi="Consolas" w:cs="Consolas"/>
          <w:color w:val="000000"/>
          <w:sz w:val="19"/>
          <w:szCs w:val="19"/>
          <w:lang w:val="en-GB"/>
        </w:rPr>
        <w:t>.Content</w:t>
      </w:r>
      <w:proofErr w:type="spellEnd"/>
      <w:r>
        <w:rPr>
          <w:rFonts w:ascii="Consolas" w:hAnsi="Consolas" w:cs="Consolas"/>
          <w:color w:val="000000"/>
          <w:sz w:val="19"/>
          <w:szCs w:val="19"/>
          <w:lang w:val="en-GB"/>
        </w:rPr>
        <w:t>, Order = 20)]</w:t>
      </w:r>
    </w:p>
    <w:p w14:paraId="743967D7" w14:textId="77777777" w:rsidR="008A3DD4" w:rsidRDefault="008A3DD4" w:rsidP="008A3DD4">
      <w:pPr>
        <w:autoSpaceDE w:val="0"/>
        <w:autoSpaceDN w:val="0"/>
        <w:adjustRightInd w:val="0"/>
        <w:spacing w:after="0"/>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w:t>
      </w:r>
      <w:r>
        <w:rPr>
          <w:rFonts w:ascii="Consolas" w:hAnsi="Consolas" w:cs="Consolas"/>
          <w:color w:val="0000FF"/>
          <w:sz w:val="19"/>
          <w:szCs w:val="19"/>
          <w:lang w:val="en-GB"/>
        </w:rPr>
        <w:t>virtual</w:t>
      </w:r>
      <w:r>
        <w:rPr>
          <w:rFonts w:ascii="Consolas" w:hAnsi="Consolas" w:cs="Consolas"/>
          <w:color w:val="000000"/>
          <w:sz w:val="19"/>
          <w:szCs w:val="19"/>
          <w:lang w:val="en-GB"/>
        </w:rPr>
        <w:t xml:space="preserve"> </w:t>
      </w:r>
      <w:proofErr w:type="spellStart"/>
      <w:r>
        <w:rPr>
          <w:rFonts w:ascii="Consolas" w:hAnsi="Consolas" w:cs="Consolas"/>
          <w:color w:val="2B91AF"/>
          <w:sz w:val="19"/>
          <w:szCs w:val="19"/>
          <w:lang w:val="en-GB"/>
        </w:rPr>
        <w:t>XhtmlString</w:t>
      </w:r>
      <w:proofErr w:type="spellEnd"/>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MainBody</w:t>
      </w:r>
      <w:proofErr w:type="spellEnd"/>
      <w:r>
        <w:rPr>
          <w:rFonts w:ascii="Consolas" w:hAnsi="Consolas" w:cs="Consolas"/>
          <w:color w:val="000000"/>
          <w:sz w:val="19"/>
          <w:szCs w:val="19"/>
          <w:lang w:val="en-GB"/>
        </w:rPr>
        <w:t xml:space="preserve"> { </w:t>
      </w:r>
      <w:r>
        <w:rPr>
          <w:rFonts w:ascii="Consolas" w:hAnsi="Consolas" w:cs="Consolas"/>
          <w:color w:val="0000FF"/>
          <w:sz w:val="19"/>
          <w:szCs w:val="19"/>
          <w:lang w:val="en-GB"/>
        </w:rPr>
        <w:t>get</w:t>
      </w:r>
      <w:r>
        <w:rPr>
          <w:rFonts w:ascii="Consolas" w:hAnsi="Consolas" w:cs="Consolas"/>
          <w:color w:val="000000"/>
          <w:sz w:val="19"/>
          <w:szCs w:val="19"/>
          <w:lang w:val="en-GB"/>
        </w:rPr>
        <w:t xml:space="preserve">; </w:t>
      </w:r>
      <w:r>
        <w:rPr>
          <w:rFonts w:ascii="Consolas" w:hAnsi="Consolas" w:cs="Consolas"/>
          <w:color w:val="0000FF"/>
          <w:sz w:val="19"/>
          <w:szCs w:val="19"/>
          <w:lang w:val="en-GB"/>
        </w:rPr>
        <w:t>set</w:t>
      </w:r>
      <w:r>
        <w:rPr>
          <w:rFonts w:ascii="Consolas" w:hAnsi="Consolas" w:cs="Consolas"/>
          <w:color w:val="000000"/>
          <w:sz w:val="19"/>
          <w:szCs w:val="19"/>
          <w:lang w:val="en-GB"/>
        </w:rPr>
        <w:t>; }</w:t>
      </w:r>
    </w:p>
    <w:p w14:paraId="59519DD6" w14:textId="77777777" w:rsidR="008A3DD4" w:rsidRDefault="008A3DD4" w:rsidP="008A3DD4">
      <w:pPr>
        <w:autoSpaceDE w:val="0"/>
        <w:autoSpaceDN w:val="0"/>
        <w:adjustRightInd w:val="0"/>
        <w:spacing w:after="0"/>
        <w:rPr>
          <w:rFonts w:ascii="Consolas" w:hAnsi="Consolas" w:cs="Consolas"/>
          <w:color w:val="000000"/>
          <w:sz w:val="19"/>
          <w:szCs w:val="19"/>
          <w:lang w:val="en-GB"/>
        </w:rPr>
      </w:pPr>
    </w:p>
    <w:p w14:paraId="2B2108F7" w14:textId="77777777" w:rsidR="008A3DD4" w:rsidRDefault="008A3DD4" w:rsidP="008A3DD4">
      <w:pPr>
        <w:autoSpaceDE w:val="0"/>
        <w:autoSpaceDN w:val="0"/>
        <w:adjustRightInd w:val="0"/>
        <w:spacing w:after="0"/>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4B7B0A">
        <w:rPr>
          <w:rFonts w:ascii="Consolas" w:hAnsi="Consolas" w:cs="Consolas"/>
          <w:color w:val="2B91AF"/>
          <w:sz w:val="19"/>
          <w:szCs w:val="19"/>
          <w:lang w:val="en-GB"/>
        </w:rPr>
        <w:t>Display</w:t>
      </w:r>
      <w:r>
        <w:rPr>
          <w:rFonts w:ascii="Consolas" w:hAnsi="Consolas" w:cs="Consolas"/>
          <w:color w:val="000000"/>
          <w:sz w:val="19"/>
          <w:szCs w:val="19"/>
          <w:lang w:val="en-GB"/>
        </w:rPr>
        <w:t xml:space="preserve">(Name = </w:t>
      </w:r>
      <w:r>
        <w:rPr>
          <w:rFonts w:ascii="Consolas" w:hAnsi="Consolas" w:cs="Consolas"/>
          <w:color w:val="A31515"/>
          <w:sz w:val="19"/>
          <w:szCs w:val="19"/>
          <w:lang w:val="en-GB"/>
        </w:rPr>
        <w:t>"Main content area"</w:t>
      </w:r>
      <w:r>
        <w:rPr>
          <w:rFonts w:ascii="Consolas" w:hAnsi="Consolas" w:cs="Consolas"/>
          <w:color w:val="000000"/>
          <w:sz w:val="19"/>
          <w:szCs w:val="19"/>
          <w:lang w:val="en-GB"/>
        </w:rPr>
        <w:t>,</w:t>
      </w:r>
    </w:p>
    <w:p w14:paraId="2D61A6A0" w14:textId="77777777" w:rsidR="008A3DD4" w:rsidRDefault="008A3DD4" w:rsidP="008A3DD4">
      <w:pPr>
        <w:autoSpaceDE w:val="0"/>
        <w:autoSpaceDN w:val="0"/>
        <w:adjustRightInd w:val="0"/>
        <w:spacing w:after="0"/>
        <w:rPr>
          <w:rFonts w:ascii="Consolas" w:hAnsi="Consolas" w:cs="Consolas"/>
          <w:color w:val="000000"/>
          <w:sz w:val="19"/>
          <w:szCs w:val="19"/>
          <w:lang w:val="en-GB"/>
        </w:rPr>
      </w:pPr>
      <w:r>
        <w:rPr>
          <w:rFonts w:ascii="Consolas" w:hAnsi="Consolas" w:cs="Consolas"/>
          <w:color w:val="000000"/>
          <w:sz w:val="19"/>
          <w:szCs w:val="19"/>
          <w:lang w:val="en-GB"/>
        </w:rPr>
        <w:t xml:space="preserve">            Description = </w:t>
      </w:r>
      <w:r>
        <w:rPr>
          <w:rFonts w:ascii="Consolas" w:hAnsi="Consolas" w:cs="Consolas"/>
          <w:color w:val="A31515"/>
          <w:sz w:val="19"/>
          <w:szCs w:val="19"/>
          <w:lang w:val="en-GB"/>
        </w:rPr>
        <w:t>"The main content area contains an ordered collection to content references, for example blocks, media assets, and pages."</w:t>
      </w:r>
      <w:r>
        <w:rPr>
          <w:rFonts w:ascii="Consolas" w:hAnsi="Consolas" w:cs="Consolas"/>
          <w:color w:val="000000"/>
          <w:sz w:val="19"/>
          <w:szCs w:val="19"/>
          <w:lang w:val="en-GB"/>
        </w:rPr>
        <w:t>,</w:t>
      </w:r>
    </w:p>
    <w:p w14:paraId="16421920" w14:textId="77777777" w:rsidR="008A3DD4" w:rsidRDefault="008A3DD4" w:rsidP="008A3DD4">
      <w:pPr>
        <w:autoSpaceDE w:val="0"/>
        <w:autoSpaceDN w:val="0"/>
        <w:adjustRightInd w:val="0"/>
        <w:spacing w:after="0"/>
        <w:rPr>
          <w:rFonts w:ascii="Consolas" w:hAnsi="Consolas" w:cs="Consolas"/>
          <w:color w:val="000000"/>
          <w:sz w:val="19"/>
          <w:szCs w:val="19"/>
          <w:lang w:val="en-GB"/>
        </w:rPr>
      </w:pP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GroupName</w:t>
      </w:r>
      <w:proofErr w:type="spellEnd"/>
      <w:r>
        <w:rPr>
          <w:rFonts w:ascii="Consolas" w:hAnsi="Consolas" w:cs="Consolas"/>
          <w:color w:val="000000"/>
          <w:sz w:val="19"/>
          <w:szCs w:val="19"/>
          <w:lang w:val="en-GB"/>
        </w:rPr>
        <w:t xml:space="preserve"> = </w:t>
      </w:r>
      <w:proofErr w:type="spellStart"/>
      <w:r w:rsidRPr="004B7B0A">
        <w:rPr>
          <w:rFonts w:ascii="Consolas" w:hAnsi="Consolas" w:cs="Consolas"/>
          <w:color w:val="2B91AF"/>
          <w:sz w:val="19"/>
          <w:szCs w:val="19"/>
          <w:lang w:val="en-GB"/>
        </w:rPr>
        <w:t>SystemTabNames</w:t>
      </w:r>
      <w:r>
        <w:rPr>
          <w:rFonts w:ascii="Consolas" w:hAnsi="Consolas" w:cs="Consolas"/>
          <w:color w:val="000000"/>
          <w:sz w:val="19"/>
          <w:szCs w:val="19"/>
          <w:lang w:val="en-GB"/>
        </w:rPr>
        <w:t>.Content</w:t>
      </w:r>
      <w:proofErr w:type="spellEnd"/>
      <w:r>
        <w:rPr>
          <w:rFonts w:ascii="Consolas" w:hAnsi="Consolas" w:cs="Consolas"/>
          <w:color w:val="000000"/>
          <w:sz w:val="19"/>
          <w:szCs w:val="19"/>
          <w:lang w:val="en-GB"/>
        </w:rPr>
        <w:t>, Order = 30)]</w:t>
      </w:r>
    </w:p>
    <w:p w14:paraId="00CAA1AB" w14:textId="77777777" w:rsidR="008A3DD4" w:rsidRDefault="008A3DD4" w:rsidP="008A3DD4">
      <w:pPr>
        <w:autoSpaceDE w:val="0"/>
        <w:autoSpaceDN w:val="0"/>
        <w:adjustRightInd w:val="0"/>
        <w:spacing w:after="0"/>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w:t>
      </w:r>
      <w:r>
        <w:rPr>
          <w:rFonts w:ascii="Consolas" w:hAnsi="Consolas" w:cs="Consolas"/>
          <w:color w:val="0000FF"/>
          <w:sz w:val="19"/>
          <w:szCs w:val="19"/>
          <w:lang w:val="en-GB"/>
        </w:rPr>
        <w:t>virtual</w:t>
      </w:r>
      <w:r>
        <w:rPr>
          <w:rFonts w:ascii="Consolas" w:hAnsi="Consolas" w:cs="Consolas"/>
          <w:color w:val="000000"/>
          <w:sz w:val="19"/>
          <w:szCs w:val="19"/>
          <w:lang w:val="en-GB"/>
        </w:rPr>
        <w:t xml:space="preserve"> </w:t>
      </w:r>
      <w:proofErr w:type="spellStart"/>
      <w:r w:rsidRPr="004B7B0A">
        <w:rPr>
          <w:rFonts w:ascii="Consolas" w:hAnsi="Consolas" w:cs="Consolas"/>
          <w:color w:val="2B91AF"/>
          <w:sz w:val="19"/>
          <w:szCs w:val="19"/>
          <w:lang w:val="en-GB"/>
        </w:rPr>
        <w:t>ContentArea</w:t>
      </w:r>
      <w:proofErr w:type="spellEnd"/>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MainContentArea</w:t>
      </w:r>
      <w:proofErr w:type="spellEnd"/>
      <w:r>
        <w:rPr>
          <w:rFonts w:ascii="Consolas" w:hAnsi="Consolas" w:cs="Consolas"/>
          <w:color w:val="000000"/>
          <w:sz w:val="19"/>
          <w:szCs w:val="19"/>
          <w:lang w:val="en-GB"/>
        </w:rPr>
        <w:t xml:space="preserve"> { </w:t>
      </w:r>
      <w:r>
        <w:rPr>
          <w:rFonts w:ascii="Consolas" w:hAnsi="Consolas" w:cs="Consolas"/>
          <w:color w:val="0000FF"/>
          <w:sz w:val="19"/>
          <w:szCs w:val="19"/>
          <w:lang w:val="en-GB"/>
        </w:rPr>
        <w:t>get</w:t>
      </w:r>
      <w:r>
        <w:rPr>
          <w:rFonts w:ascii="Consolas" w:hAnsi="Consolas" w:cs="Consolas"/>
          <w:color w:val="000000"/>
          <w:sz w:val="19"/>
          <w:szCs w:val="19"/>
          <w:lang w:val="en-GB"/>
        </w:rPr>
        <w:t xml:space="preserve">; </w:t>
      </w:r>
      <w:r>
        <w:rPr>
          <w:rFonts w:ascii="Consolas" w:hAnsi="Consolas" w:cs="Consolas"/>
          <w:color w:val="0000FF"/>
          <w:sz w:val="19"/>
          <w:szCs w:val="19"/>
          <w:lang w:val="en-GB"/>
        </w:rPr>
        <w:t>set</w:t>
      </w:r>
      <w:r>
        <w:rPr>
          <w:rFonts w:ascii="Consolas" w:hAnsi="Consolas" w:cs="Consolas"/>
          <w:color w:val="000000"/>
          <w:sz w:val="19"/>
          <w:szCs w:val="19"/>
          <w:lang w:val="en-GB"/>
        </w:rPr>
        <w:t>; }</w:t>
      </w:r>
    </w:p>
    <w:p w14:paraId="78A8C3B5" w14:textId="77777777" w:rsidR="008A3DD4" w:rsidRDefault="008A3DD4" w:rsidP="008A3DD4">
      <w:pPr>
        <w:autoSpaceDE w:val="0"/>
        <w:autoSpaceDN w:val="0"/>
        <w:adjustRightInd w:val="0"/>
        <w:spacing w:after="0"/>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3C393059" w14:textId="4F6B2B3D" w:rsidR="008A3DD4" w:rsidRDefault="008A3DD4" w:rsidP="009133D7">
      <w:r>
        <w:rPr>
          <w:rFonts w:ascii="Consolas" w:hAnsi="Consolas" w:cs="Consolas"/>
          <w:color w:val="000000"/>
          <w:sz w:val="19"/>
          <w:szCs w:val="19"/>
          <w:lang w:val="en-GB"/>
        </w:rPr>
        <w:t>}</w:t>
      </w:r>
    </w:p>
    <w:p w14:paraId="6BC6E328" w14:textId="77777777" w:rsidR="0076391A" w:rsidRDefault="0076391A" w:rsidP="0076391A">
      <w:pPr>
        <w:pStyle w:val="Heading2"/>
      </w:pPr>
      <w:bookmarkStart w:id="12" w:name="_Toc9338986"/>
      <w:r>
        <w:t>Creating a Start page instance</w:t>
      </w:r>
      <w:bookmarkEnd w:id="12"/>
    </w:p>
    <w:p w14:paraId="48055F7B" w14:textId="77777777" w:rsidR="0076391A" w:rsidRPr="0009032D" w:rsidRDefault="0076391A" w:rsidP="008C604E">
      <w:pPr>
        <w:pStyle w:val="ListParagraph"/>
        <w:numPr>
          <w:ilvl w:val="0"/>
          <w:numId w:val="5"/>
        </w:numPr>
        <w:spacing w:after="120" w:line="240" w:lineRule="auto"/>
        <w:contextualSpacing w:val="0"/>
      </w:pPr>
      <w:r w:rsidRPr="0009032D">
        <w:t xml:space="preserve">Start the </w:t>
      </w:r>
      <w:r>
        <w:t>web</w:t>
      </w:r>
      <w:r w:rsidRPr="0009032D">
        <w:t xml:space="preserve">site by navigating to </w:t>
      </w:r>
      <w:r w:rsidRPr="0009032D">
        <w:rPr>
          <w:b/>
        </w:rPr>
        <w:t>Debug</w:t>
      </w:r>
      <w:r w:rsidRPr="0009032D">
        <w:t xml:space="preserve"> | </w:t>
      </w:r>
      <w:r w:rsidRPr="0009032D">
        <w:rPr>
          <w:b/>
        </w:rPr>
        <w:t>Start Without Debugging</w:t>
      </w:r>
      <w:r w:rsidRPr="0009032D">
        <w:t xml:space="preserve"> or press </w:t>
      </w:r>
      <w:r w:rsidRPr="0009032D">
        <w:rPr>
          <w:i/>
        </w:rPr>
        <w:t>Ctrl</w:t>
      </w:r>
      <w:r w:rsidRPr="0009032D">
        <w:t xml:space="preserve"> + </w:t>
      </w:r>
      <w:r w:rsidRPr="0009032D">
        <w:rPr>
          <w:i/>
        </w:rPr>
        <w:t>F5</w:t>
      </w:r>
      <w:r w:rsidRPr="0009032D">
        <w:t xml:space="preserve">. </w:t>
      </w:r>
    </w:p>
    <w:p w14:paraId="112CC588" w14:textId="27A693D0" w:rsidR="0076391A" w:rsidRDefault="005713F0" w:rsidP="008C604E">
      <w:pPr>
        <w:pStyle w:val="ListParagraph"/>
        <w:numPr>
          <w:ilvl w:val="0"/>
          <w:numId w:val="5"/>
        </w:numPr>
        <w:spacing w:after="120" w:line="240" w:lineRule="auto"/>
        <w:contextualSpacing w:val="0"/>
      </w:pPr>
      <w:r>
        <w:t>Manually type</w:t>
      </w:r>
      <w:r w:rsidR="0076391A">
        <w:t xml:space="preserve"> </w:t>
      </w:r>
      <w:r w:rsidR="0076391A">
        <w:rPr>
          <w:b/>
        </w:rPr>
        <w:t>/EPiS</w:t>
      </w:r>
      <w:r w:rsidR="0076391A" w:rsidRPr="004E547F">
        <w:rPr>
          <w:b/>
        </w:rPr>
        <w:t>erver</w:t>
      </w:r>
      <w:r w:rsidR="0076391A">
        <w:rPr>
          <w:b/>
        </w:rPr>
        <w:t>/CMS/</w:t>
      </w:r>
      <w:r w:rsidR="0076391A">
        <w:t xml:space="preserve"> at the end of the </w:t>
      </w:r>
      <w:r w:rsidR="00E74DF5">
        <w:t>URL address</w:t>
      </w:r>
      <w:r w:rsidR="0076391A">
        <w:t>.</w:t>
      </w:r>
    </w:p>
    <w:p w14:paraId="7DA2AFB2" w14:textId="2537275D" w:rsidR="0076391A" w:rsidRDefault="0076391A" w:rsidP="008C604E">
      <w:pPr>
        <w:pStyle w:val="ListParagraph"/>
        <w:numPr>
          <w:ilvl w:val="0"/>
          <w:numId w:val="5"/>
        </w:numPr>
        <w:spacing w:after="120" w:line="240" w:lineRule="auto"/>
        <w:contextualSpacing w:val="0"/>
      </w:pPr>
      <w:r>
        <w:t>Log in as</w:t>
      </w:r>
      <w:r>
        <w:rPr>
          <w:b/>
        </w:rPr>
        <w:t xml:space="preserve"> </w:t>
      </w:r>
      <w:r>
        <w:t>a CMS admin.</w:t>
      </w:r>
    </w:p>
    <w:p w14:paraId="4FEDD9A6" w14:textId="3F7111AE" w:rsidR="00F8463C" w:rsidRDefault="00F8463C" w:rsidP="008C604E">
      <w:pPr>
        <w:pStyle w:val="ListParagraph"/>
        <w:numPr>
          <w:ilvl w:val="0"/>
          <w:numId w:val="5"/>
        </w:numPr>
        <w:spacing w:after="120" w:line="240" w:lineRule="auto"/>
        <w:contextualSpacing w:val="0"/>
      </w:pPr>
      <w:r>
        <w:t xml:space="preserve">Click the </w:t>
      </w:r>
      <w:r w:rsidR="004E6C44">
        <w:t xml:space="preserve">arrow at the top of the page, in the middle, to open the top menu. Note that you can click it again to pin </w:t>
      </w:r>
      <w:r w:rsidR="00731531">
        <w:t>it,</w:t>
      </w:r>
      <w:r w:rsidR="004E6C44">
        <w:t xml:space="preserve"> so it stays visible:</w:t>
      </w:r>
      <w:r w:rsidR="00731531">
        <w:br/>
      </w:r>
      <w:r w:rsidR="00731531">
        <w:rPr>
          <w:noProof/>
        </w:rPr>
        <w:drawing>
          <wp:inline distT="0" distB="0" distL="0" distR="0" wp14:anchorId="32421351" wp14:editId="73B3E47C">
            <wp:extent cx="3305175" cy="10382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ms-top-menu-show-arrow.gif"/>
                    <pic:cNvPicPr/>
                  </pic:nvPicPr>
                  <pic:blipFill>
                    <a:blip r:embed="rId15">
                      <a:extLst>
                        <a:ext uri="{28A0092B-C50C-407E-A947-70E740481C1C}">
                          <a14:useLocalDpi xmlns:a14="http://schemas.microsoft.com/office/drawing/2010/main" val="0"/>
                        </a:ext>
                      </a:extLst>
                    </a:blip>
                    <a:stretch>
                      <a:fillRect/>
                    </a:stretch>
                  </pic:blipFill>
                  <pic:spPr>
                    <a:xfrm>
                      <a:off x="0" y="0"/>
                      <a:ext cx="3305175" cy="1038225"/>
                    </a:xfrm>
                    <a:prstGeom prst="rect">
                      <a:avLst/>
                    </a:prstGeom>
                  </pic:spPr>
                </pic:pic>
              </a:graphicData>
            </a:graphic>
          </wp:inline>
        </w:drawing>
      </w:r>
    </w:p>
    <w:p w14:paraId="653B2FD4" w14:textId="77777777" w:rsidR="0076391A" w:rsidRDefault="0076391A" w:rsidP="008C604E">
      <w:pPr>
        <w:pStyle w:val="ListParagraph"/>
        <w:keepNext/>
        <w:numPr>
          <w:ilvl w:val="0"/>
          <w:numId w:val="5"/>
        </w:numPr>
        <w:spacing w:after="120" w:line="240" w:lineRule="auto"/>
        <w:ind w:left="714" w:hanging="357"/>
        <w:contextualSpacing w:val="0"/>
      </w:pPr>
      <w:r>
        <w:t xml:space="preserve">Navigate to </w:t>
      </w:r>
      <w:r w:rsidRPr="00960867">
        <w:rPr>
          <w:b/>
        </w:rPr>
        <w:t>CMS</w:t>
      </w:r>
      <w:r>
        <w:t xml:space="preserve"> | </w:t>
      </w:r>
      <w:r w:rsidRPr="00960867">
        <w:rPr>
          <w:b/>
        </w:rPr>
        <w:t>Admin</w:t>
      </w:r>
      <w:r>
        <w:t xml:space="preserve"> | </w:t>
      </w:r>
      <w:r w:rsidRPr="00AC0A0B">
        <w:rPr>
          <w:b/>
        </w:rPr>
        <w:t>Content</w:t>
      </w:r>
      <w:r>
        <w:rPr>
          <w:b/>
        </w:rPr>
        <w:t xml:space="preserve"> Type</w:t>
      </w:r>
      <w:r>
        <w:t xml:space="preserve">, click </w:t>
      </w:r>
      <w:r w:rsidRPr="00AC0A0B">
        <w:rPr>
          <w:b/>
        </w:rPr>
        <w:t>Start</w:t>
      </w:r>
      <w:r>
        <w:t>, and note that the synchronization process has registered your page type, including its properties, as shown in the following screenshot:</w:t>
      </w:r>
    </w:p>
    <w:p w14:paraId="2AA6D513" w14:textId="77777777" w:rsidR="0076391A" w:rsidRDefault="0076391A" w:rsidP="0076391A">
      <w:pPr>
        <w:ind w:left="714"/>
      </w:pPr>
      <w:r>
        <w:rPr>
          <w:noProof/>
        </w:rPr>
        <w:drawing>
          <wp:inline distT="0" distB="0" distL="0" distR="0" wp14:anchorId="5E980265" wp14:editId="08A0BC14">
            <wp:extent cx="4644000" cy="1936800"/>
            <wp:effectExtent l="0" t="0" r="4445" b="635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44000" cy="1936800"/>
                    </a:xfrm>
                    <a:prstGeom prst="rect">
                      <a:avLst/>
                    </a:prstGeom>
                    <a:noFill/>
                    <a:ln>
                      <a:noFill/>
                    </a:ln>
                  </pic:spPr>
                </pic:pic>
              </a:graphicData>
            </a:graphic>
          </wp:inline>
        </w:drawing>
      </w:r>
    </w:p>
    <w:p w14:paraId="5D48F372" w14:textId="77777777" w:rsidR="0076391A" w:rsidRDefault="0076391A" w:rsidP="0076391A">
      <w:pPr>
        <w:pStyle w:val="NoteBox"/>
      </w:pPr>
      <w:r>
        <w:t xml:space="preserve">Members of the virtual role </w:t>
      </w:r>
      <w:proofErr w:type="spellStart"/>
      <w:r w:rsidRPr="00B2171A">
        <w:rPr>
          <w:b/>
        </w:rPr>
        <w:t>CmsAdmins</w:t>
      </w:r>
      <w:proofErr w:type="spellEnd"/>
      <w:r>
        <w:t xml:space="preserve"> can modify many of the values that are initially set by your code attributes by clicking </w:t>
      </w:r>
      <w:r w:rsidRPr="00292C08">
        <w:rPr>
          <w:b/>
        </w:rPr>
        <w:t>Settings</w:t>
      </w:r>
      <w:r>
        <w:t xml:space="preserve">. These changes will override your code, even if you subsequently change your code. </w:t>
      </w:r>
      <w:proofErr w:type="spellStart"/>
      <w:r w:rsidRPr="00B2171A">
        <w:rPr>
          <w:b/>
        </w:rPr>
        <w:t>CmsAdmins</w:t>
      </w:r>
      <w:proofErr w:type="spellEnd"/>
      <w:r>
        <w:t xml:space="preserve"> can use the </w:t>
      </w:r>
      <w:r w:rsidRPr="00B2171A">
        <w:rPr>
          <w:b/>
        </w:rPr>
        <w:t>Revert to Default</w:t>
      </w:r>
      <w:r>
        <w:t xml:space="preserve"> button to reset to the code attribute values.</w:t>
      </w:r>
    </w:p>
    <w:p w14:paraId="70462109" w14:textId="225DF299" w:rsidR="009727C2" w:rsidRPr="009727C2" w:rsidRDefault="00D57D5C" w:rsidP="00D57D5C">
      <w:pPr>
        <w:spacing w:after="120" w:line="240" w:lineRule="auto"/>
      </w:pPr>
      <w:r>
        <w:rPr>
          <w:b/>
        </w:rPr>
        <w:lastRenderedPageBreak/>
        <w:t xml:space="preserve">Remarks: </w:t>
      </w:r>
      <w:r w:rsidR="008D7911">
        <w:t xml:space="preserve">The </w:t>
      </w:r>
      <w:r w:rsidR="008D7911" w:rsidRPr="00D57D5C">
        <w:rPr>
          <w:b/>
        </w:rPr>
        <w:t>Admin</w:t>
      </w:r>
      <w:r w:rsidR="008D7911">
        <w:t xml:space="preserve"> account still lacks permissions to modify the </w:t>
      </w:r>
      <w:r w:rsidR="008D7911" w:rsidRPr="00D57D5C">
        <w:rPr>
          <w:b/>
        </w:rPr>
        <w:t>Root</w:t>
      </w:r>
      <w:r w:rsidR="008D7911">
        <w:t xml:space="preserve"> of the site but since</w:t>
      </w:r>
      <w:r>
        <w:t xml:space="preserve"> the account is a member of </w:t>
      </w:r>
      <w:proofErr w:type="spellStart"/>
      <w:r>
        <w:rPr>
          <w:b/>
        </w:rPr>
        <w:t>WebAdmins</w:t>
      </w:r>
      <w:proofErr w:type="spellEnd"/>
      <w:r>
        <w:t xml:space="preserve"> you have permissions </w:t>
      </w:r>
      <w:r w:rsidR="00706783">
        <w:t xml:space="preserve">through </w:t>
      </w:r>
      <w:proofErr w:type="spellStart"/>
      <w:r w:rsidR="00706783">
        <w:rPr>
          <w:b/>
        </w:rPr>
        <w:t>Web.config</w:t>
      </w:r>
      <w:proofErr w:type="spellEnd"/>
      <w:r w:rsidR="00706783">
        <w:t xml:space="preserve"> location settings to access the </w:t>
      </w:r>
      <w:r w:rsidR="009727C2">
        <w:rPr>
          <w:b/>
        </w:rPr>
        <w:t>Set Access Rights</w:t>
      </w:r>
      <w:r w:rsidR="009727C2">
        <w:t xml:space="preserve"> view and manage the </w:t>
      </w:r>
      <w:r w:rsidR="009727C2">
        <w:rPr>
          <w:b/>
        </w:rPr>
        <w:t>Root</w:t>
      </w:r>
      <w:r w:rsidR="009727C2">
        <w:t xml:space="preserve"> permissions.</w:t>
      </w:r>
    </w:p>
    <w:p w14:paraId="09D8D581" w14:textId="6206F794" w:rsidR="009727C2" w:rsidRDefault="005975D2" w:rsidP="008C604E">
      <w:pPr>
        <w:pStyle w:val="ListParagraph"/>
        <w:numPr>
          <w:ilvl w:val="0"/>
          <w:numId w:val="5"/>
        </w:numPr>
        <w:spacing w:after="120" w:line="240" w:lineRule="auto"/>
        <w:contextualSpacing w:val="0"/>
      </w:pPr>
      <w:r>
        <w:t xml:space="preserve">Navigate to </w:t>
      </w:r>
      <w:r w:rsidRPr="00AC0A0B">
        <w:rPr>
          <w:b/>
        </w:rPr>
        <w:t>CMS</w:t>
      </w:r>
      <w:r>
        <w:t xml:space="preserve"> | </w:t>
      </w:r>
      <w:r>
        <w:rPr>
          <w:b/>
        </w:rPr>
        <w:t xml:space="preserve">Admin </w:t>
      </w:r>
      <w:r w:rsidR="003C5FE9">
        <w:t xml:space="preserve">| </w:t>
      </w:r>
      <w:r w:rsidR="003C5FE9">
        <w:rPr>
          <w:b/>
        </w:rPr>
        <w:t>Admin</w:t>
      </w:r>
      <w:r w:rsidR="00BC6077">
        <w:t xml:space="preserve">, click </w:t>
      </w:r>
      <w:r w:rsidR="00BC6077">
        <w:rPr>
          <w:b/>
        </w:rPr>
        <w:t>Set Access Rights</w:t>
      </w:r>
      <w:r w:rsidR="00BC6077">
        <w:t xml:space="preserve"> and use the </w:t>
      </w:r>
      <w:r w:rsidR="00BC6077">
        <w:rPr>
          <w:b/>
        </w:rPr>
        <w:t>Add Users/Groups</w:t>
      </w:r>
      <w:r w:rsidR="00401528">
        <w:t xml:space="preserve"> to add the </w:t>
      </w:r>
      <w:proofErr w:type="spellStart"/>
      <w:r w:rsidR="00401528">
        <w:rPr>
          <w:b/>
        </w:rPr>
        <w:t>WebAdmin</w:t>
      </w:r>
      <w:proofErr w:type="spellEnd"/>
      <w:r w:rsidR="00401528">
        <w:t xml:space="preserve"> group to the list and assign them the full list of permissions</w:t>
      </w:r>
      <w:r w:rsidR="009B2E76">
        <w:t>.</w:t>
      </w:r>
      <w:r w:rsidR="009B2E76">
        <w:br/>
      </w:r>
      <w:r w:rsidR="00DC2B04">
        <w:rPr>
          <w:noProof/>
        </w:rPr>
        <w:drawing>
          <wp:inline distT="0" distB="0" distL="0" distR="0" wp14:anchorId="4054CB4C" wp14:editId="196E43BA">
            <wp:extent cx="5905500" cy="3057525"/>
            <wp:effectExtent l="0" t="0" r="0" b="952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oot-permissions-webadmins.gif"/>
                    <pic:cNvPicPr/>
                  </pic:nvPicPr>
                  <pic:blipFill>
                    <a:blip r:embed="rId17">
                      <a:extLst>
                        <a:ext uri="{28A0092B-C50C-407E-A947-70E740481C1C}">
                          <a14:useLocalDpi xmlns:a14="http://schemas.microsoft.com/office/drawing/2010/main" val="0"/>
                        </a:ext>
                      </a:extLst>
                    </a:blip>
                    <a:stretch>
                      <a:fillRect/>
                    </a:stretch>
                  </pic:blipFill>
                  <pic:spPr>
                    <a:xfrm>
                      <a:off x="0" y="0"/>
                      <a:ext cx="5905500" cy="3057525"/>
                    </a:xfrm>
                    <a:prstGeom prst="rect">
                      <a:avLst/>
                    </a:prstGeom>
                  </pic:spPr>
                </pic:pic>
              </a:graphicData>
            </a:graphic>
          </wp:inline>
        </w:drawing>
      </w:r>
    </w:p>
    <w:p w14:paraId="52B0496F" w14:textId="0CA3FACA" w:rsidR="0076391A" w:rsidRDefault="0076391A" w:rsidP="008C604E">
      <w:pPr>
        <w:pStyle w:val="ListParagraph"/>
        <w:numPr>
          <w:ilvl w:val="0"/>
          <w:numId w:val="5"/>
        </w:numPr>
        <w:spacing w:after="120" w:line="240" w:lineRule="auto"/>
        <w:contextualSpacing w:val="0"/>
      </w:pPr>
      <w:r>
        <w:rPr>
          <w:noProof/>
        </w:rPr>
        <w:drawing>
          <wp:anchor distT="0" distB="0" distL="114300" distR="114300" simplePos="0" relativeHeight="251663360" behindDoc="0" locked="0" layoutInCell="1" allowOverlap="1" wp14:anchorId="195C0783" wp14:editId="7A98E190">
            <wp:simplePos x="0" y="0"/>
            <wp:positionH relativeFrom="column">
              <wp:align>right</wp:align>
            </wp:positionH>
            <wp:positionV relativeFrom="line">
              <wp:align>top</wp:align>
            </wp:positionV>
            <wp:extent cx="2311200" cy="644400"/>
            <wp:effectExtent l="0" t="0" r="0" b="381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11200" cy="6444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Navigate to </w:t>
      </w:r>
      <w:r w:rsidRPr="00AC0A0B">
        <w:rPr>
          <w:b/>
        </w:rPr>
        <w:t>CMS</w:t>
      </w:r>
      <w:r>
        <w:t xml:space="preserve"> | </w:t>
      </w:r>
      <w:r w:rsidRPr="00AC0A0B">
        <w:rPr>
          <w:b/>
        </w:rPr>
        <w:t>Edit</w:t>
      </w:r>
      <w:r>
        <w:t xml:space="preserve">, expand the </w:t>
      </w:r>
      <w:r w:rsidRPr="003139FD">
        <w:rPr>
          <w:b/>
        </w:rPr>
        <w:t>Navigation</w:t>
      </w:r>
      <w:r>
        <w:t xml:space="preserve"> pane, and note it only contains a </w:t>
      </w:r>
      <w:r w:rsidRPr="00D244A8">
        <w:rPr>
          <w:b/>
        </w:rPr>
        <w:t>Root</w:t>
      </w:r>
      <w:r>
        <w:t xml:space="preserve"> page.</w:t>
      </w:r>
    </w:p>
    <w:p w14:paraId="4FFE0C2D" w14:textId="77777777" w:rsidR="0076391A" w:rsidRDefault="0076391A" w:rsidP="008C604E">
      <w:pPr>
        <w:pStyle w:val="ListParagraph"/>
        <w:numPr>
          <w:ilvl w:val="0"/>
          <w:numId w:val="5"/>
        </w:numPr>
        <w:spacing w:after="120" w:line="240" w:lineRule="auto"/>
        <w:ind w:left="714" w:hanging="357"/>
        <w:contextualSpacing w:val="0"/>
      </w:pPr>
      <w:r>
        <w:t xml:space="preserve">Click </w:t>
      </w:r>
      <w:r w:rsidRPr="0061576B">
        <w:rPr>
          <w:b/>
        </w:rPr>
        <w:t>+</w:t>
      </w:r>
      <w:r>
        <w:t xml:space="preserve">, and then click </w:t>
      </w:r>
      <w:r w:rsidRPr="0061576B">
        <w:rPr>
          <w:b/>
        </w:rPr>
        <w:t>New Page</w:t>
      </w:r>
      <w:r>
        <w:t xml:space="preserve">, or click the context menu for </w:t>
      </w:r>
      <w:r w:rsidRPr="00C37543">
        <w:rPr>
          <w:b/>
        </w:rPr>
        <w:t>Root</w:t>
      </w:r>
      <w:r>
        <w:t xml:space="preserve"> and click </w:t>
      </w:r>
      <w:r w:rsidRPr="00C37543">
        <w:rPr>
          <w:b/>
        </w:rPr>
        <w:t>New Page</w:t>
      </w:r>
      <w:r>
        <w:t>, as shown in the screenshot:</w:t>
      </w:r>
    </w:p>
    <w:p w14:paraId="602606EB" w14:textId="77777777" w:rsidR="0076391A" w:rsidRDefault="0076391A" w:rsidP="008C604E">
      <w:pPr>
        <w:pStyle w:val="ListParagraph"/>
        <w:numPr>
          <w:ilvl w:val="0"/>
          <w:numId w:val="5"/>
        </w:numPr>
        <w:spacing w:after="120" w:line="240" w:lineRule="auto"/>
        <w:contextualSpacing w:val="0"/>
      </w:pPr>
      <w:r>
        <w:t xml:space="preserve">Enter the name </w:t>
      </w:r>
      <w:r w:rsidRPr="0061576B">
        <w:rPr>
          <w:b/>
        </w:rPr>
        <w:t>Start</w:t>
      </w:r>
      <w:r>
        <w:t xml:space="preserve">, and then click </w:t>
      </w:r>
      <w:r w:rsidRPr="004F28C7">
        <w:rPr>
          <w:b/>
        </w:rPr>
        <w:t>OK</w:t>
      </w:r>
      <w:r>
        <w:t>.</w:t>
      </w:r>
    </w:p>
    <w:p w14:paraId="2DE446C8" w14:textId="77777777" w:rsidR="0076391A" w:rsidRDefault="0076391A" w:rsidP="008C604E">
      <w:pPr>
        <w:pStyle w:val="ListParagraph"/>
        <w:keepNext/>
        <w:numPr>
          <w:ilvl w:val="0"/>
          <w:numId w:val="5"/>
        </w:numPr>
        <w:spacing w:after="120" w:line="240" w:lineRule="auto"/>
        <w:ind w:hanging="357"/>
        <w:contextualSpacing w:val="0"/>
      </w:pPr>
      <w:r>
        <w:t>Note the following:</w:t>
      </w:r>
    </w:p>
    <w:p w14:paraId="297C1F3B" w14:textId="77777777" w:rsidR="0076391A" w:rsidRDefault="0076391A" w:rsidP="008C604E">
      <w:pPr>
        <w:pStyle w:val="ListParagraph"/>
        <w:numPr>
          <w:ilvl w:val="1"/>
          <w:numId w:val="5"/>
        </w:numPr>
        <w:spacing w:after="120" w:line="240" w:lineRule="auto"/>
        <w:ind w:left="1077" w:hanging="357"/>
        <w:contextualSpacing w:val="0"/>
      </w:pPr>
      <w:r>
        <w:t>Pencil icon indicates a saved draft, so the page is not published yet, and it won’t be visible to visitors, and the person icon can be hovered over to show who is editing the page.</w:t>
      </w:r>
    </w:p>
    <w:p w14:paraId="19C6D33B" w14:textId="77777777" w:rsidR="0076391A" w:rsidRDefault="0076391A" w:rsidP="008C604E">
      <w:pPr>
        <w:pStyle w:val="ListParagraph"/>
        <w:numPr>
          <w:ilvl w:val="1"/>
          <w:numId w:val="5"/>
        </w:numPr>
        <w:spacing w:after="120" w:line="240" w:lineRule="auto"/>
        <w:ind w:left="1077" w:hanging="357"/>
        <w:contextualSpacing w:val="0"/>
      </w:pPr>
      <w:r>
        <w:t>Blue information icon warns that you must publish this page for visitors to see changes.</w:t>
      </w:r>
    </w:p>
    <w:p w14:paraId="7BA24C22" w14:textId="77777777" w:rsidR="0076391A" w:rsidRDefault="0076391A" w:rsidP="008C604E">
      <w:pPr>
        <w:pStyle w:val="ListParagraph"/>
        <w:keepNext/>
        <w:numPr>
          <w:ilvl w:val="1"/>
          <w:numId w:val="5"/>
        </w:numPr>
        <w:spacing w:after="120" w:line="240" w:lineRule="auto"/>
        <w:ind w:left="1077" w:hanging="357"/>
        <w:contextualSpacing w:val="0"/>
      </w:pPr>
      <w:r>
        <w:lastRenderedPageBreak/>
        <w:t xml:space="preserve">The three custom properties, </w:t>
      </w:r>
      <w:r w:rsidRPr="00405CFE">
        <w:rPr>
          <w:b/>
        </w:rPr>
        <w:t>Heading</w:t>
      </w:r>
      <w:r>
        <w:t xml:space="preserve">, </w:t>
      </w:r>
      <w:proofErr w:type="spellStart"/>
      <w:r w:rsidRPr="00405CFE">
        <w:rPr>
          <w:b/>
        </w:rPr>
        <w:t>MainBody</w:t>
      </w:r>
      <w:proofErr w:type="spellEnd"/>
      <w:r>
        <w:t xml:space="preserve">, and </w:t>
      </w:r>
      <w:proofErr w:type="spellStart"/>
      <w:r w:rsidRPr="00C37543">
        <w:rPr>
          <w:b/>
        </w:rPr>
        <w:t>MainContentArea</w:t>
      </w:r>
      <w:proofErr w:type="spellEnd"/>
      <w:r>
        <w:t xml:space="preserve">, are grouped and sorted under the </w:t>
      </w:r>
      <w:r w:rsidRPr="00405CFE">
        <w:rPr>
          <w:b/>
        </w:rPr>
        <w:t>Content</w:t>
      </w:r>
      <w:r>
        <w:t xml:space="preserve"> tab in </w:t>
      </w:r>
      <w:r w:rsidRPr="00445111">
        <w:rPr>
          <w:b/>
        </w:rPr>
        <w:t>All Properties</w:t>
      </w:r>
      <w:r>
        <w:t xml:space="preserve"> view, as shown in the following screenshot:</w:t>
      </w:r>
    </w:p>
    <w:p w14:paraId="1C4F9C0E" w14:textId="77777777" w:rsidR="0076391A" w:rsidRDefault="0076391A" w:rsidP="0076391A">
      <w:pPr>
        <w:ind w:left="360"/>
      </w:pPr>
      <w:r>
        <w:rPr>
          <w:noProof/>
        </w:rPr>
        <mc:AlternateContent>
          <mc:Choice Requires="wps">
            <w:drawing>
              <wp:anchor distT="0" distB="0" distL="114300" distR="114300" simplePos="0" relativeHeight="251661312" behindDoc="0" locked="0" layoutInCell="1" allowOverlap="1" wp14:anchorId="56123B43" wp14:editId="14784D30">
                <wp:simplePos x="0" y="0"/>
                <wp:positionH relativeFrom="column">
                  <wp:posOffset>3565823</wp:posOffset>
                </wp:positionH>
                <wp:positionV relativeFrom="paragraph">
                  <wp:posOffset>2210764</wp:posOffset>
                </wp:positionV>
                <wp:extent cx="381000" cy="381000"/>
                <wp:effectExtent l="0" t="0" r="19050" b="19050"/>
                <wp:wrapNone/>
                <wp:docPr id="41" name="Oval 41"/>
                <wp:cNvGraphicFramePr/>
                <a:graphic xmlns:a="http://schemas.openxmlformats.org/drawingml/2006/main">
                  <a:graphicData uri="http://schemas.microsoft.com/office/word/2010/wordprocessingShape">
                    <wps:wsp>
                      <wps:cNvSpPr/>
                      <wps:spPr>
                        <a:xfrm>
                          <a:off x="0" y="0"/>
                          <a:ext cx="381000" cy="3810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B1FDB92" w14:textId="77777777" w:rsidR="00305EF8" w:rsidRPr="004F28C7" w:rsidRDefault="00305EF8" w:rsidP="0076391A">
                            <w:pPr>
                              <w:rPr>
                                <w:b/>
                                <w:lang w:val="en-GB"/>
                              </w:rPr>
                            </w:pPr>
                            <w:r>
                              <w:rPr>
                                <w:b/>
                                <w:lang w:val="en-GB"/>
                              </w:rPr>
                              <w:t>c.</w:t>
                            </w:r>
                          </w:p>
                        </w:txbxContent>
                      </wps:txbx>
                      <wps:bodyPr rot="0" spcFirstLastPara="0" vertOverflow="overflow" horzOverflow="overflow" vert="horz" wrap="square" lIns="72000" tIns="45720" rIns="72000" bIns="45720" numCol="1" spcCol="0" rtlCol="0" fromWordArt="0" anchor="ctr" anchorCtr="0" forceAA="0" compatLnSpc="1">
                        <a:prstTxWarp prst="textNoShape">
                          <a:avLst/>
                        </a:prstTxWarp>
                        <a:noAutofit/>
                      </wps:bodyPr>
                    </wps:wsp>
                  </a:graphicData>
                </a:graphic>
              </wp:anchor>
            </w:drawing>
          </mc:Choice>
          <mc:Fallback>
            <w:pict>
              <v:oval w14:anchorId="56123B43" id="Oval 41" o:spid="_x0000_s1032" style="position:absolute;left:0;text-align:left;margin-left:280.75pt;margin-top:174.1pt;width:30pt;height:30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" fillcolor="white [3201]" strokecolor="#70ad47 [3209]" strokeweight="1pt">
                <v:stroke joinstyle="miter"/>
                <v:textbox inset="2mm,,2mm">
                  <w:txbxContent>
                    <w:p w14:paraId="1B1FDB92" w14:textId="77777777" w:rsidR="00305EF8" w:rsidRPr="004F28C7" w:rsidRDefault="00305EF8" w:rsidP="0076391A">
                      <w:pPr>
                        <w:rPr>
                          <w:b/>
                          <w:lang w:val="en-GB"/>
                        </w:rPr>
                      </w:pPr>
                      <w:r>
                        <w:rPr>
                          <w:b/>
                          <w:lang w:val="en-GB"/>
                        </w:rPr>
                        <w:t>c.</w:t>
                      </w:r>
                    </w:p>
                  </w:txbxContent>
                </v:textbox>
              </v:oval>
            </w:pict>
          </mc:Fallback>
        </mc:AlternateContent>
      </w:r>
      <w:r>
        <w:rPr>
          <w:noProof/>
        </w:rPr>
        <mc:AlternateContent>
          <mc:Choice Requires="wps">
            <w:drawing>
              <wp:anchor distT="0" distB="0" distL="114300" distR="114300" simplePos="0" relativeHeight="251660288" behindDoc="0" locked="0" layoutInCell="1" allowOverlap="1" wp14:anchorId="6635E7BA" wp14:editId="3D07BABD">
                <wp:simplePos x="0" y="0"/>
                <wp:positionH relativeFrom="column">
                  <wp:posOffset>3770951</wp:posOffset>
                </wp:positionH>
                <wp:positionV relativeFrom="paragraph">
                  <wp:posOffset>737444</wp:posOffset>
                </wp:positionV>
                <wp:extent cx="381000" cy="381000"/>
                <wp:effectExtent l="0" t="0" r="19050" b="19050"/>
                <wp:wrapNone/>
                <wp:docPr id="40" name="Oval 40"/>
                <wp:cNvGraphicFramePr/>
                <a:graphic xmlns:a="http://schemas.openxmlformats.org/drawingml/2006/main">
                  <a:graphicData uri="http://schemas.microsoft.com/office/word/2010/wordprocessingShape">
                    <wps:wsp>
                      <wps:cNvSpPr/>
                      <wps:spPr>
                        <a:xfrm>
                          <a:off x="0" y="0"/>
                          <a:ext cx="381000" cy="3810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EF589A4" w14:textId="77777777" w:rsidR="00305EF8" w:rsidRPr="004F28C7" w:rsidRDefault="00305EF8" w:rsidP="0076391A">
                            <w:pPr>
                              <w:rPr>
                                <w:b/>
                                <w:lang w:val="en-GB"/>
                              </w:rPr>
                            </w:pPr>
                            <w:r>
                              <w:rPr>
                                <w:b/>
                                <w:lang w:val="en-GB"/>
                              </w:rPr>
                              <w:t>b.</w:t>
                            </w:r>
                          </w:p>
                        </w:txbxContent>
                      </wps:txbx>
                      <wps:bodyPr rot="0" spcFirstLastPara="0" vertOverflow="overflow" horzOverflow="overflow" vert="horz" wrap="square" lIns="72000" tIns="45720" rIns="72000" bIns="45720" numCol="1" spcCol="0" rtlCol="0" fromWordArt="0" anchor="ctr" anchorCtr="0" forceAA="0" compatLnSpc="1">
                        <a:prstTxWarp prst="textNoShape">
                          <a:avLst/>
                        </a:prstTxWarp>
                        <a:noAutofit/>
                      </wps:bodyPr>
                    </wps:wsp>
                  </a:graphicData>
                </a:graphic>
              </wp:anchor>
            </w:drawing>
          </mc:Choice>
          <mc:Fallback>
            <w:pict>
              <v:oval w14:anchorId="6635E7BA" id="Oval 40" o:spid="_x0000_s1033" style="position:absolute;left:0;text-align:left;margin-left:296.95pt;margin-top:58.05pt;width:30pt;height:30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" fillcolor="white [3201]" strokecolor="#70ad47 [3209]" strokeweight="1pt">
                <v:stroke joinstyle="miter"/>
                <v:textbox inset="2mm,,2mm">
                  <w:txbxContent>
                    <w:p w14:paraId="4EF589A4" w14:textId="77777777" w:rsidR="00305EF8" w:rsidRPr="004F28C7" w:rsidRDefault="00305EF8" w:rsidP="0076391A">
                      <w:pPr>
                        <w:rPr>
                          <w:b/>
                          <w:lang w:val="en-GB"/>
                        </w:rPr>
                      </w:pPr>
                      <w:r>
                        <w:rPr>
                          <w:b/>
                          <w:lang w:val="en-GB"/>
                        </w:rPr>
                        <w:t>b.</w:t>
                      </w:r>
                    </w:p>
                  </w:txbxContent>
                </v:textbox>
              </v:oval>
            </w:pict>
          </mc:Fallback>
        </mc:AlternateContent>
      </w:r>
      <w:r>
        <w:rPr>
          <w:noProof/>
        </w:rPr>
        <mc:AlternateContent>
          <mc:Choice Requires="wps">
            <w:drawing>
              <wp:anchor distT="0" distB="0" distL="114300" distR="114300" simplePos="0" relativeHeight="251659264" behindDoc="0" locked="0" layoutInCell="1" allowOverlap="1" wp14:anchorId="6C93BB46" wp14:editId="7A846BBB">
                <wp:simplePos x="0" y="0"/>
                <wp:positionH relativeFrom="column">
                  <wp:posOffset>832710</wp:posOffset>
                </wp:positionH>
                <wp:positionV relativeFrom="paragraph">
                  <wp:posOffset>1134319</wp:posOffset>
                </wp:positionV>
                <wp:extent cx="381000" cy="381000"/>
                <wp:effectExtent l="0" t="0" r="19050" b="19050"/>
                <wp:wrapNone/>
                <wp:docPr id="39" name="Oval 39"/>
                <wp:cNvGraphicFramePr/>
                <a:graphic xmlns:a="http://schemas.openxmlformats.org/drawingml/2006/main">
                  <a:graphicData uri="http://schemas.microsoft.com/office/word/2010/wordprocessingShape">
                    <wps:wsp>
                      <wps:cNvSpPr/>
                      <wps:spPr>
                        <a:xfrm>
                          <a:off x="0" y="0"/>
                          <a:ext cx="381000" cy="3810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2E4F822" w14:textId="77777777" w:rsidR="00305EF8" w:rsidRPr="004F28C7" w:rsidRDefault="00305EF8" w:rsidP="0076391A">
                            <w:pPr>
                              <w:rPr>
                                <w:b/>
                                <w:lang w:val="en-GB"/>
                              </w:rPr>
                            </w:pPr>
                            <w:r>
                              <w:rPr>
                                <w:b/>
                                <w:lang w:val="en-GB"/>
                              </w:rPr>
                              <w:t>a.</w:t>
                            </w:r>
                          </w:p>
                        </w:txbxContent>
                      </wps:txbx>
                      <wps:bodyPr rot="0" spcFirstLastPara="0" vertOverflow="overflow" horzOverflow="overflow" vert="horz" wrap="square" lIns="72000" tIns="45720" rIns="7200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C93BB46" id="Oval 39" o:spid="_x0000_s1034" style="position:absolute;left:0;text-align:left;margin-left:65.55pt;margin-top:89.3pt;width:30pt;height:30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" fillcolor="white [3201]" strokecolor="#70ad47 [3209]" strokeweight="1pt">
                <v:stroke joinstyle="miter"/>
                <v:textbox inset="2mm,,2mm">
                  <w:txbxContent>
                    <w:p w14:paraId="02E4F822" w14:textId="77777777" w:rsidR="00305EF8" w:rsidRPr="004F28C7" w:rsidRDefault="00305EF8" w:rsidP="0076391A">
                      <w:pPr>
                        <w:rPr>
                          <w:b/>
                          <w:lang w:val="en-GB"/>
                        </w:rPr>
                      </w:pPr>
                      <w:r>
                        <w:rPr>
                          <w:b/>
                          <w:lang w:val="en-GB"/>
                        </w:rPr>
                        <w:t>a.</w:t>
                      </w:r>
                    </w:p>
                  </w:txbxContent>
                </v:textbox>
              </v:oval>
            </w:pict>
          </mc:Fallback>
        </mc:AlternateContent>
      </w:r>
      <w:r>
        <w:rPr>
          <w:noProof/>
        </w:rPr>
        <w:drawing>
          <wp:inline distT="0" distB="0" distL="0" distR="0" wp14:anchorId="4525D626" wp14:editId="57955B53">
            <wp:extent cx="4716000" cy="3142800"/>
            <wp:effectExtent l="0" t="0" r="8890" b="635"/>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16000" cy="3142800"/>
                    </a:xfrm>
                    <a:prstGeom prst="rect">
                      <a:avLst/>
                    </a:prstGeom>
                    <a:noFill/>
                    <a:ln>
                      <a:noFill/>
                    </a:ln>
                  </pic:spPr>
                </pic:pic>
              </a:graphicData>
            </a:graphic>
          </wp:inline>
        </w:drawing>
      </w:r>
    </w:p>
    <w:p w14:paraId="3522878C" w14:textId="77777777" w:rsidR="0076391A" w:rsidRDefault="0076391A" w:rsidP="0076391A">
      <w:pPr>
        <w:pStyle w:val="NoteBox"/>
      </w:pPr>
      <w:r>
        <w:t>There is no On-Page Editing (OPE) yet because you have not created a page template.</w:t>
      </w:r>
    </w:p>
    <w:p w14:paraId="08B6E41F" w14:textId="77777777" w:rsidR="0076391A" w:rsidRDefault="0076391A" w:rsidP="008C604E">
      <w:pPr>
        <w:pStyle w:val="ListParagraph"/>
        <w:numPr>
          <w:ilvl w:val="0"/>
          <w:numId w:val="5"/>
        </w:numPr>
        <w:spacing w:after="120" w:line="240" w:lineRule="auto"/>
        <w:contextualSpacing w:val="0"/>
      </w:pPr>
      <w:r>
        <w:t xml:space="preserve">Enter values for </w:t>
      </w:r>
      <w:r w:rsidRPr="008058EB">
        <w:rPr>
          <w:b/>
        </w:rPr>
        <w:t>Heading</w:t>
      </w:r>
      <w:r>
        <w:t xml:space="preserve"> and </w:t>
      </w:r>
      <w:r w:rsidRPr="008058EB">
        <w:rPr>
          <w:b/>
        </w:rPr>
        <w:t>Main body</w:t>
      </w:r>
      <w:r>
        <w:t>. Be creative!</w:t>
      </w:r>
    </w:p>
    <w:p w14:paraId="6B5A4011" w14:textId="77777777" w:rsidR="0076391A" w:rsidRDefault="0076391A" w:rsidP="0076391A">
      <w:pPr>
        <w:pStyle w:val="NoteBox"/>
      </w:pPr>
      <w:r>
        <w:t xml:space="preserve">Every page has an inherited property named </w:t>
      </w:r>
      <w:r w:rsidRPr="00856020">
        <w:rPr>
          <w:b/>
        </w:rPr>
        <w:t>Category</w:t>
      </w:r>
      <w:r>
        <w:t xml:space="preserve">. If your editors do not want to use it, you can hide it. Our </w:t>
      </w:r>
      <w:r w:rsidRPr="00856020">
        <w:rPr>
          <w:i/>
        </w:rPr>
        <w:t xml:space="preserve">Episerver CMS </w:t>
      </w:r>
      <w:r>
        <w:rPr>
          <w:i/>
        </w:rPr>
        <w:t xml:space="preserve">– </w:t>
      </w:r>
      <w:r w:rsidRPr="00856020">
        <w:rPr>
          <w:i/>
        </w:rPr>
        <w:t>Advanced Development</w:t>
      </w:r>
      <w:r>
        <w:t xml:space="preserve"> training course shows you how.</w:t>
      </w:r>
    </w:p>
    <w:p w14:paraId="0058BEF8" w14:textId="77777777" w:rsidR="0076391A" w:rsidRDefault="0076391A" w:rsidP="008C604E">
      <w:pPr>
        <w:pStyle w:val="ListParagraph"/>
        <w:numPr>
          <w:ilvl w:val="0"/>
          <w:numId w:val="5"/>
        </w:numPr>
        <w:spacing w:after="120" w:line="240" w:lineRule="auto"/>
        <w:contextualSpacing w:val="0"/>
      </w:pPr>
      <w:r>
        <w:t xml:space="preserve">Click the </w:t>
      </w:r>
      <w:r w:rsidRPr="008058EB">
        <w:rPr>
          <w:b/>
        </w:rPr>
        <w:t>Publish</w:t>
      </w:r>
      <w:r>
        <w:rPr>
          <w:b/>
        </w:rPr>
        <w:t>?</w:t>
      </w:r>
      <w:r w:rsidRPr="00672231">
        <w:t xml:space="preserve"> button</w:t>
      </w:r>
      <w:r>
        <w:t xml:space="preserve">, and then click the green </w:t>
      </w:r>
      <w:r w:rsidRPr="008058EB">
        <w:rPr>
          <w:b/>
        </w:rPr>
        <w:t>Publish</w:t>
      </w:r>
      <w:r>
        <w:t xml:space="preserve"> button.</w:t>
      </w:r>
    </w:p>
    <w:p w14:paraId="67A2EE0F" w14:textId="77777777" w:rsidR="0076391A" w:rsidRDefault="0076391A" w:rsidP="008C604E">
      <w:pPr>
        <w:pStyle w:val="ListParagraph"/>
        <w:keepNext/>
        <w:numPr>
          <w:ilvl w:val="0"/>
          <w:numId w:val="5"/>
        </w:numPr>
        <w:spacing w:after="120" w:line="240" w:lineRule="auto"/>
        <w:ind w:left="714" w:hanging="357"/>
        <w:contextualSpacing w:val="0"/>
      </w:pPr>
      <w:r>
        <w:t xml:space="preserve">Navigate to </w:t>
      </w:r>
      <w:r w:rsidRPr="00960867">
        <w:rPr>
          <w:b/>
        </w:rPr>
        <w:t>CMS</w:t>
      </w:r>
      <w:r>
        <w:t xml:space="preserve"> | </w:t>
      </w:r>
      <w:r w:rsidRPr="00960867">
        <w:rPr>
          <w:b/>
        </w:rPr>
        <w:t>Admin</w:t>
      </w:r>
      <w:r>
        <w:t xml:space="preserve"> | </w:t>
      </w:r>
      <w:r>
        <w:rPr>
          <w:b/>
        </w:rPr>
        <w:t>Config</w:t>
      </w:r>
      <w:r w:rsidRPr="0006265E">
        <w:t xml:space="preserve"> | </w:t>
      </w:r>
      <w:r>
        <w:rPr>
          <w:b/>
        </w:rPr>
        <w:t>Manage Websites</w:t>
      </w:r>
      <w:r>
        <w:t xml:space="preserve">, and click </w:t>
      </w:r>
      <w:r>
        <w:rPr>
          <w:b/>
        </w:rPr>
        <w:t>Add Site</w:t>
      </w:r>
      <w:r>
        <w:t>, as shown in the following screenshot:</w:t>
      </w:r>
    </w:p>
    <w:p w14:paraId="7093979B" w14:textId="77777777" w:rsidR="0076391A" w:rsidRDefault="0076391A" w:rsidP="0076391A">
      <w:pPr>
        <w:keepNext/>
        <w:ind w:left="714"/>
      </w:pPr>
      <w:r>
        <w:rPr>
          <w:noProof/>
        </w:rPr>
        <w:drawing>
          <wp:inline distT="0" distB="0" distL="0" distR="0" wp14:anchorId="17DD7218" wp14:editId="256ECEA0">
            <wp:extent cx="5133600" cy="1411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33600" cy="1411200"/>
                    </a:xfrm>
                    <a:prstGeom prst="rect">
                      <a:avLst/>
                    </a:prstGeom>
                    <a:noFill/>
                    <a:ln>
                      <a:noFill/>
                    </a:ln>
                  </pic:spPr>
                </pic:pic>
              </a:graphicData>
            </a:graphic>
          </wp:inline>
        </w:drawing>
      </w:r>
    </w:p>
    <w:p w14:paraId="692BFB95" w14:textId="77777777" w:rsidR="0076391A" w:rsidRDefault="0076391A" w:rsidP="008C604E">
      <w:pPr>
        <w:pStyle w:val="ListParagraph"/>
        <w:numPr>
          <w:ilvl w:val="0"/>
          <w:numId w:val="5"/>
        </w:numPr>
        <w:spacing w:after="120" w:line="240" w:lineRule="auto"/>
        <w:contextualSpacing w:val="0"/>
      </w:pPr>
      <w:r>
        <w:t>Enter the following details, as shown in the following screenshot:</w:t>
      </w:r>
    </w:p>
    <w:p w14:paraId="575F8115" w14:textId="026B61A3" w:rsidR="0076391A" w:rsidRDefault="0076391A" w:rsidP="008C604E">
      <w:pPr>
        <w:pStyle w:val="ListParagraph"/>
        <w:numPr>
          <w:ilvl w:val="1"/>
          <w:numId w:val="5"/>
        </w:numPr>
        <w:spacing w:after="120" w:line="240" w:lineRule="auto"/>
        <w:contextualSpacing w:val="0"/>
      </w:pPr>
      <w:r w:rsidRPr="00E44BBC">
        <w:rPr>
          <w:b/>
        </w:rPr>
        <w:t>Name</w:t>
      </w:r>
      <w:r>
        <w:t xml:space="preserve">: </w:t>
      </w:r>
      <w:r w:rsidR="0042126E">
        <w:t>Acme</w:t>
      </w:r>
      <w:r w:rsidR="00C43973">
        <w:t xml:space="preserve"> Site</w:t>
      </w:r>
    </w:p>
    <w:p w14:paraId="05E7E96F" w14:textId="77777777" w:rsidR="0076391A" w:rsidRDefault="0076391A" w:rsidP="008C604E">
      <w:pPr>
        <w:pStyle w:val="ListParagraph"/>
        <w:numPr>
          <w:ilvl w:val="1"/>
          <w:numId w:val="5"/>
        </w:numPr>
        <w:spacing w:after="120" w:line="240" w:lineRule="auto"/>
        <w:contextualSpacing w:val="0"/>
      </w:pPr>
      <w:r w:rsidRPr="00E44BBC">
        <w:rPr>
          <w:b/>
        </w:rPr>
        <w:t>URL</w:t>
      </w:r>
      <w:r>
        <w:t>: [copy from browser address box]</w:t>
      </w:r>
    </w:p>
    <w:p w14:paraId="2CF302E5" w14:textId="77777777" w:rsidR="0076391A" w:rsidRDefault="0076391A" w:rsidP="008C604E">
      <w:pPr>
        <w:pStyle w:val="ListParagraph"/>
        <w:numPr>
          <w:ilvl w:val="1"/>
          <w:numId w:val="5"/>
        </w:numPr>
        <w:spacing w:after="120" w:line="240" w:lineRule="auto"/>
        <w:contextualSpacing w:val="0"/>
      </w:pPr>
      <w:r w:rsidRPr="00E44BBC">
        <w:rPr>
          <w:b/>
        </w:rPr>
        <w:t>Start page</w:t>
      </w:r>
      <w:r>
        <w:t>: click […] to select the Start page you just created.</w:t>
      </w:r>
    </w:p>
    <w:p w14:paraId="01C2CE2E" w14:textId="77777777" w:rsidR="0076391A" w:rsidRDefault="0076391A" w:rsidP="008C604E">
      <w:pPr>
        <w:pStyle w:val="ListParagraph"/>
        <w:numPr>
          <w:ilvl w:val="1"/>
          <w:numId w:val="5"/>
        </w:numPr>
        <w:spacing w:after="120" w:line="240" w:lineRule="auto"/>
        <w:contextualSpacing w:val="0"/>
      </w:pPr>
      <w:r w:rsidRPr="00E44BBC">
        <w:rPr>
          <w:b/>
        </w:rPr>
        <w:t>Use site-specific assets</w:t>
      </w:r>
      <w:r>
        <w:t>: checked</w:t>
      </w:r>
    </w:p>
    <w:p w14:paraId="59967DEA" w14:textId="4C086204" w:rsidR="0076391A" w:rsidRDefault="00CB7D13" w:rsidP="00CB7D13">
      <w:r>
        <w:rPr>
          <w:noProof/>
        </w:rPr>
        <w:lastRenderedPageBreak/>
        <w:drawing>
          <wp:inline distT="0" distB="0" distL="0" distR="0" wp14:anchorId="78A51408" wp14:editId="3A2046E9">
            <wp:extent cx="5905500" cy="3286125"/>
            <wp:effectExtent l="0" t="0" r="0" b="952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w-website.gif"/>
                    <pic:cNvPicPr/>
                  </pic:nvPicPr>
                  <pic:blipFill>
                    <a:blip r:embed="rId21">
                      <a:extLst>
                        <a:ext uri="{28A0092B-C50C-407E-A947-70E740481C1C}">
                          <a14:useLocalDpi xmlns:a14="http://schemas.microsoft.com/office/drawing/2010/main" val="0"/>
                        </a:ext>
                      </a:extLst>
                    </a:blip>
                    <a:stretch>
                      <a:fillRect/>
                    </a:stretch>
                  </pic:blipFill>
                  <pic:spPr>
                    <a:xfrm>
                      <a:off x="0" y="0"/>
                      <a:ext cx="5905500" cy="3286125"/>
                    </a:xfrm>
                    <a:prstGeom prst="rect">
                      <a:avLst/>
                    </a:prstGeom>
                  </pic:spPr>
                </pic:pic>
              </a:graphicData>
            </a:graphic>
          </wp:inline>
        </w:drawing>
      </w:r>
    </w:p>
    <w:p w14:paraId="7D6962FB" w14:textId="77777777" w:rsidR="0076391A" w:rsidRDefault="0076391A" w:rsidP="008C604E">
      <w:pPr>
        <w:pStyle w:val="ListParagraph"/>
        <w:numPr>
          <w:ilvl w:val="0"/>
          <w:numId w:val="5"/>
        </w:numPr>
        <w:spacing w:after="120" w:line="240" w:lineRule="auto"/>
        <w:contextualSpacing w:val="0"/>
      </w:pPr>
      <w:r>
        <w:t xml:space="preserve">Click </w:t>
      </w:r>
      <w:r w:rsidRPr="0006265E">
        <w:rPr>
          <w:b/>
        </w:rPr>
        <w:t>Save</w:t>
      </w:r>
      <w:r>
        <w:t>.</w:t>
      </w:r>
    </w:p>
    <w:p w14:paraId="4F072361" w14:textId="77777777" w:rsidR="0076391A" w:rsidRDefault="0076391A" w:rsidP="008C604E">
      <w:pPr>
        <w:pStyle w:val="ListParagraph"/>
        <w:numPr>
          <w:ilvl w:val="0"/>
          <w:numId w:val="5"/>
        </w:numPr>
        <w:spacing w:after="120" w:line="240" w:lineRule="auto"/>
        <w:contextualSpacing w:val="0"/>
      </w:pPr>
      <w:r>
        <w:rPr>
          <w:noProof/>
        </w:rPr>
        <w:drawing>
          <wp:anchor distT="0" distB="0" distL="114300" distR="114300" simplePos="0" relativeHeight="251662336" behindDoc="0" locked="0" layoutInCell="1" allowOverlap="1" wp14:anchorId="4611FCAE" wp14:editId="3B176DD0">
            <wp:simplePos x="0" y="0"/>
            <wp:positionH relativeFrom="column">
              <wp:align>right</wp:align>
            </wp:positionH>
            <wp:positionV relativeFrom="line">
              <wp:align>top</wp:align>
            </wp:positionV>
            <wp:extent cx="1569600" cy="1162800"/>
            <wp:effectExtent l="0" t="0" r="0" b="0"/>
            <wp:wrapSquare wrapText="bothSides"/>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69600" cy="11628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Switch to </w:t>
      </w:r>
      <w:r w:rsidRPr="00150208">
        <w:rPr>
          <w:b/>
        </w:rPr>
        <w:t>Edit view</w:t>
      </w:r>
      <w:r>
        <w:t xml:space="preserve"> and note that the </w:t>
      </w:r>
      <w:r w:rsidRPr="00150208">
        <w:rPr>
          <w:b/>
        </w:rPr>
        <w:t>Start</w:t>
      </w:r>
      <w:r>
        <w:t xml:space="preserve"> page now shows a “house” icon and the Global menu has a “globe” to switch to </w:t>
      </w:r>
      <w:r w:rsidRPr="0059230E">
        <w:rPr>
          <w:b/>
        </w:rPr>
        <w:t>Live view</w:t>
      </w:r>
      <w:r>
        <w:t>, as shown in the screenshot.</w:t>
      </w:r>
    </w:p>
    <w:p w14:paraId="449409FB" w14:textId="77777777" w:rsidR="00554436" w:rsidRDefault="0076391A" w:rsidP="008C604E">
      <w:pPr>
        <w:pStyle w:val="ListParagraph"/>
        <w:numPr>
          <w:ilvl w:val="0"/>
          <w:numId w:val="5"/>
        </w:numPr>
        <w:spacing w:after="120" w:line="240" w:lineRule="auto"/>
        <w:contextualSpacing w:val="0"/>
      </w:pPr>
      <w:r>
        <w:t xml:space="preserve">Switch to </w:t>
      </w:r>
      <w:r w:rsidRPr="00150208">
        <w:rPr>
          <w:b/>
        </w:rPr>
        <w:t>Live view</w:t>
      </w:r>
      <w:r>
        <w:t xml:space="preserve"> and note that the Start page still returns a 404 because it does not yet have a template.</w:t>
      </w:r>
    </w:p>
    <w:p w14:paraId="404F6AD6" w14:textId="7E4FAE75" w:rsidR="004801C4" w:rsidRDefault="0076391A" w:rsidP="008C604E">
      <w:pPr>
        <w:pStyle w:val="ListParagraph"/>
        <w:numPr>
          <w:ilvl w:val="0"/>
          <w:numId w:val="5"/>
        </w:numPr>
        <w:spacing w:after="120" w:line="240" w:lineRule="auto"/>
        <w:contextualSpacing w:val="0"/>
      </w:pPr>
      <w:r>
        <w:t>Close the browser.</w:t>
      </w:r>
    </w:p>
    <w:p w14:paraId="047541C2" w14:textId="77777777" w:rsidR="00007A59" w:rsidRDefault="00007A59" w:rsidP="00007A59">
      <w:pPr>
        <w:pStyle w:val="Heading2"/>
      </w:pPr>
      <w:bookmarkStart w:id="13" w:name="_Toc9338987"/>
      <w:r>
        <w:t>Creating a Start page template</w:t>
      </w:r>
      <w:bookmarkEnd w:id="13"/>
    </w:p>
    <w:p w14:paraId="2168674D" w14:textId="77777777" w:rsidR="00007A59" w:rsidRPr="00BE116B" w:rsidRDefault="00007A59" w:rsidP="00007A59">
      <w:pPr>
        <w:pStyle w:val="NoteBox"/>
      </w:pPr>
      <w:r>
        <w:t>A page template in MVC is a combination of a controller and a view.</w:t>
      </w:r>
    </w:p>
    <w:p w14:paraId="66317C05" w14:textId="33E4301F" w:rsidR="00A129E5" w:rsidRDefault="00007A59" w:rsidP="008C604E">
      <w:pPr>
        <w:pStyle w:val="ListParagraph"/>
        <w:keepNext/>
        <w:numPr>
          <w:ilvl w:val="0"/>
          <w:numId w:val="6"/>
        </w:numPr>
        <w:spacing w:after="120" w:line="240" w:lineRule="auto"/>
        <w:contextualSpacing w:val="0"/>
      </w:pPr>
      <w:r>
        <w:lastRenderedPageBreak/>
        <w:t xml:space="preserve">In </w:t>
      </w:r>
      <w:r w:rsidR="00B65D25" w:rsidRPr="00B65D25">
        <w:t>Solution Explorer</w:t>
      </w:r>
      <w:r>
        <w:t xml:space="preserve">, expand </w:t>
      </w:r>
      <w:r w:rsidRPr="00A129E5">
        <w:rPr>
          <w:b/>
        </w:rPr>
        <w:t>Controllers</w:t>
      </w:r>
      <w:r>
        <w:t xml:space="preserve">, and right-click and choose </w:t>
      </w:r>
      <w:r w:rsidRPr="00A129E5">
        <w:rPr>
          <w:b/>
        </w:rPr>
        <w:t>Add</w:t>
      </w:r>
      <w:r w:rsidRPr="00EC1F7F">
        <w:t xml:space="preserve"> | </w:t>
      </w:r>
      <w:r w:rsidRPr="00A129E5">
        <w:rPr>
          <w:b/>
        </w:rPr>
        <w:t>New Item</w:t>
      </w:r>
      <w:r>
        <w:t xml:space="preserve">…, or press </w:t>
      </w:r>
      <w:r w:rsidRPr="00A129E5">
        <w:rPr>
          <w:i/>
        </w:rPr>
        <w:t>Ctrl</w:t>
      </w:r>
      <w:r>
        <w:t xml:space="preserve"> + </w:t>
      </w:r>
      <w:r w:rsidRPr="00A129E5">
        <w:rPr>
          <w:i/>
        </w:rPr>
        <w:t>Shift</w:t>
      </w:r>
      <w:r>
        <w:t xml:space="preserve"> + </w:t>
      </w:r>
      <w:r w:rsidRPr="00A129E5">
        <w:rPr>
          <w:i/>
        </w:rPr>
        <w:t>A</w:t>
      </w:r>
      <w:r>
        <w:t>.</w:t>
      </w:r>
    </w:p>
    <w:p w14:paraId="35D8601D" w14:textId="5FFA663E" w:rsidR="00007A59" w:rsidRDefault="00007A59" w:rsidP="008C604E">
      <w:pPr>
        <w:pStyle w:val="ListParagraph"/>
        <w:keepNext/>
        <w:numPr>
          <w:ilvl w:val="0"/>
          <w:numId w:val="6"/>
        </w:numPr>
        <w:spacing w:after="120" w:line="240" w:lineRule="auto"/>
        <w:contextualSpacing w:val="0"/>
      </w:pPr>
      <w:r>
        <w:t xml:space="preserve">In </w:t>
      </w:r>
      <w:r w:rsidRPr="00A129E5">
        <w:rPr>
          <w:b/>
        </w:rPr>
        <w:t xml:space="preserve">Add New Item </w:t>
      </w:r>
      <w:r w:rsidR="004F1D6F">
        <w:t>dialog</w:t>
      </w:r>
      <w:r>
        <w:t xml:space="preserve">, navigate to </w:t>
      </w:r>
      <w:r w:rsidRPr="00A129E5">
        <w:rPr>
          <w:b/>
        </w:rPr>
        <w:t>Installed</w:t>
      </w:r>
      <w:r>
        <w:t xml:space="preserve"> | </w:t>
      </w:r>
      <w:r w:rsidRPr="00A129E5">
        <w:rPr>
          <w:b/>
        </w:rPr>
        <w:t>Visual C#</w:t>
      </w:r>
      <w:r>
        <w:t xml:space="preserve"> | </w:t>
      </w:r>
      <w:r w:rsidRPr="00A129E5">
        <w:rPr>
          <w:b/>
        </w:rPr>
        <w:t>Episerver</w:t>
      </w:r>
      <w:r>
        <w:t xml:space="preserve">, choose </w:t>
      </w:r>
      <w:r w:rsidRPr="00A129E5">
        <w:rPr>
          <w:b/>
        </w:rPr>
        <w:t>Page Controller (MVC)</w:t>
      </w:r>
      <w:r>
        <w:t xml:space="preserve">, enter </w:t>
      </w:r>
      <w:proofErr w:type="spellStart"/>
      <w:r w:rsidRPr="00A129E5">
        <w:rPr>
          <w:b/>
        </w:rPr>
        <w:t>StartPageController.cs</w:t>
      </w:r>
      <w:proofErr w:type="spellEnd"/>
      <w:r>
        <w:t xml:space="preserve"> for the name, and click </w:t>
      </w:r>
      <w:r w:rsidRPr="00A129E5">
        <w:rPr>
          <w:b/>
        </w:rPr>
        <w:t>Add</w:t>
      </w:r>
      <w:r>
        <w:t>, as shown in the following screenshot:</w:t>
      </w:r>
    </w:p>
    <w:p w14:paraId="48EBF620" w14:textId="77777777" w:rsidR="00007A59" w:rsidRDefault="00007A59" w:rsidP="00007A59">
      <w:pPr>
        <w:ind w:left="714"/>
      </w:pPr>
      <w:r>
        <w:rPr>
          <w:noProof/>
        </w:rPr>
        <w:drawing>
          <wp:inline distT="0" distB="0" distL="0" distR="0" wp14:anchorId="7B4AB3C2" wp14:editId="7BDF25E4">
            <wp:extent cx="4006800" cy="2120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06800" cy="2120400"/>
                    </a:xfrm>
                    <a:prstGeom prst="rect">
                      <a:avLst/>
                    </a:prstGeom>
                  </pic:spPr>
                </pic:pic>
              </a:graphicData>
            </a:graphic>
          </wp:inline>
        </w:drawing>
      </w:r>
    </w:p>
    <w:p w14:paraId="5470045A" w14:textId="7EF5B9B9" w:rsidR="00F05A2D" w:rsidRDefault="00C24B1F" w:rsidP="008C604E">
      <w:pPr>
        <w:pStyle w:val="ListParagraph"/>
        <w:numPr>
          <w:ilvl w:val="0"/>
          <w:numId w:val="6"/>
        </w:numPr>
        <w:spacing w:after="120" w:line="240" w:lineRule="auto"/>
        <w:contextualSpacing w:val="0"/>
      </w:pPr>
      <w:r>
        <w:t xml:space="preserve">Use the Quick Actions lightbulb to fix the missing namespace for the </w:t>
      </w:r>
      <w:r w:rsidRPr="009F0438">
        <w:rPr>
          <w:b/>
        </w:rPr>
        <w:t>StartPage</w:t>
      </w:r>
      <w:r>
        <w:t xml:space="preserve"> class.  Make sure you pick the local project namespace, there’s a </w:t>
      </w:r>
      <w:r w:rsidRPr="009F0438">
        <w:rPr>
          <w:b/>
        </w:rPr>
        <w:t>StartPage</w:t>
      </w:r>
      <w:r>
        <w:t xml:space="preserve"> type in the </w:t>
      </w:r>
      <w:proofErr w:type="gramStart"/>
      <w:r w:rsidRPr="009F0438">
        <w:rPr>
          <w:b/>
        </w:rPr>
        <w:t>System.Web.WebPages</w:t>
      </w:r>
      <w:proofErr w:type="gramEnd"/>
      <w:r>
        <w:t xml:space="preserve"> namespace that is </w:t>
      </w:r>
      <w:r>
        <w:rPr>
          <w:b/>
        </w:rPr>
        <w:t>not</w:t>
      </w:r>
      <w:r>
        <w:t xml:space="preserve"> the one you want</w:t>
      </w:r>
      <w:r w:rsidR="0097261D">
        <w:t>.</w:t>
      </w:r>
    </w:p>
    <w:p w14:paraId="33E2F887" w14:textId="10956140" w:rsidR="00F10AA1" w:rsidRPr="00F67E31" w:rsidRDefault="00F10AA1" w:rsidP="00F10AA1">
      <w:pPr>
        <w:spacing w:after="120" w:line="240" w:lineRule="auto"/>
      </w:pPr>
      <w:r>
        <w:rPr>
          <w:b/>
        </w:rPr>
        <w:t xml:space="preserve">Remarks: </w:t>
      </w:r>
      <w:r>
        <w:t>Now you need a</w:t>
      </w:r>
      <w:r w:rsidR="00D47FDF">
        <w:t xml:space="preserve"> razor view for</w:t>
      </w:r>
      <w:r w:rsidR="00BE6BE1">
        <w:t xml:space="preserve"> building out the display for the </w:t>
      </w:r>
      <w:r w:rsidR="00BE6BE1">
        <w:rPr>
          <w:b/>
        </w:rPr>
        <w:t>Index</w:t>
      </w:r>
      <w:r w:rsidR="00BE6BE1">
        <w:t xml:space="preserve"> method of the controller. </w:t>
      </w:r>
      <w:r w:rsidR="006A5789">
        <w:t xml:space="preserve">There is an Episerver template named </w:t>
      </w:r>
      <w:r w:rsidR="006A5789" w:rsidRPr="00E61F4A">
        <w:rPr>
          <w:b/>
        </w:rPr>
        <w:t xml:space="preserve">Page </w:t>
      </w:r>
      <w:r w:rsidR="006A5789">
        <w:rPr>
          <w:b/>
        </w:rPr>
        <w:t>Partial View (MVC Razor)</w:t>
      </w:r>
      <w:r w:rsidR="00F67E31">
        <w:rPr>
          <w:b/>
        </w:rPr>
        <w:t xml:space="preserve"> </w:t>
      </w:r>
      <w:r w:rsidR="00F67E31">
        <w:t xml:space="preserve">you could use. </w:t>
      </w:r>
      <w:r w:rsidR="007F4F59">
        <w:t xml:space="preserve">  I prefer to use the scaffolding feature of Visual Studio instead of the template provided by Episerver.  It creates the folder for </w:t>
      </w:r>
      <w:r w:rsidR="00A84E8B">
        <w:t>you</w:t>
      </w:r>
      <w:r w:rsidR="007F4F59">
        <w:t xml:space="preserve"> as well as allowing </w:t>
      </w:r>
      <w:r w:rsidR="00A84E8B">
        <w:t>you</w:t>
      </w:r>
      <w:r w:rsidR="007F4F59">
        <w:t xml:space="preserve"> to select the model, but it will be missing the </w:t>
      </w:r>
      <w:r w:rsidR="007F4F59">
        <w:rPr>
          <w:b/>
        </w:rPr>
        <w:t>div</w:t>
      </w:r>
      <w:r w:rsidR="007F4F59">
        <w:t xml:space="preserve"> holding a call to </w:t>
      </w:r>
      <w:r w:rsidR="007F4F59">
        <w:rPr>
          <w:b/>
        </w:rPr>
        <w:t xml:space="preserve">@Html.PropertyFor(m =&gt; </w:t>
      </w:r>
      <w:proofErr w:type="gramStart"/>
      <w:r w:rsidR="007F4F59">
        <w:rPr>
          <w:b/>
        </w:rPr>
        <w:t>m.MainBody</w:t>
      </w:r>
      <w:proofErr w:type="gramEnd"/>
      <w:r w:rsidR="007F4F59">
        <w:rPr>
          <w:b/>
        </w:rPr>
        <w:t>)</w:t>
      </w:r>
      <w:r w:rsidR="007F4F59">
        <w:t xml:space="preserve"> that is created by the Episerver template.</w:t>
      </w:r>
    </w:p>
    <w:p w14:paraId="4C3B36E0" w14:textId="0DE1E108" w:rsidR="0097261D" w:rsidRDefault="0097261D" w:rsidP="008C604E">
      <w:pPr>
        <w:pStyle w:val="ListParagraph"/>
        <w:numPr>
          <w:ilvl w:val="0"/>
          <w:numId w:val="6"/>
        </w:numPr>
        <w:spacing w:after="120" w:line="240" w:lineRule="auto"/>
        <w:contextualSpacing w:val="0"/>
      </w:pPr>
      <w:r>
        <w:t xml:space="preserve">Right-click </w:t>
      </w:r>
      <w:r w:rsidR="00955E8D">
        <w:t xml:space="preserve">inside the </w:t>
      </w:r>
      <w:r w:rsidR="00955E8D">
        <w:rPr>
          <w:b/>
        </w:rPr>
        <w:t>Index</w:t>
      </w:r>
      <w:r w:rsidR="00955E8D">
        <w:t xml:space="preserve"> method body and </w:t>
      </w:r>
      <w:r w:rsidR="006664C7">
        <w:t xml:space="preserve">choose the </w:t>
      </w:r>
      <w:r w:rsidR="006664C7">
        <w:rPr>
          <w:b/>
        </w:rPr>
        <w:t>Add View</w:t>
      </w:r>
      <w:r w:rsidR="00A62D51">
        <w:rPr>
          <w:b/>
        </w:rPr>
        <w:t>…</w:t>
      </w:r>
      <w:r w:rsidR="00A62D51">
        <w:t xml:space="preserve"> menu option.</w:t>
      </w:r>
    </w:p>
    <w:p w14:paraId="5D96C4F6" w14:textId="23223D1A" w:rsidR="00007A59" w:rsidRDefault="008305EB" w:rsidP="008C604E">
      <w:pPr>
        <w:pStyle w:val="ListParagraph"/>
        <w:numPr>
          <w:ilvl w:val="0"/>
          <w:numId w:val="6"/>
        </w:numPr>
        <w:spacing w:after="120" w:line="240" w:lineRule="auto"/>
        <w:contextualSpacing w:val="0"/>
      </w:pPr>
      <w:r>
        <w:t xml:space="preserve">In the </w:t>
      </w:r>
      <w:r>
        <w:rPr>
          <w:b/>
        </w:rPr>
        <w:t>Add View</w:t>
      </w:r>
      <w:r>
        <w:t xml:space="preserve"> dialog</w:t>
      </w:r>
      <w:r w:rsidR="00376C6F">
        <w:t xml:space="preserve"> select </w:t>
      </w:r>
      <w:r w:rsidR="00376C6F">
        <w:rPr>
          <w:b/>
        </w:rPr>
        <w:t>Empty</w:t>
      </w:r>
      <w:r w:rsidR="00376C6F">
        <w:t xml:space="preserve"> for the </w:t>
      </w:r>
      <w:r w:rsidR="00376C6F">
        <w:rPr>
          <w:b/>
        </w:rPr>
        <w:t>Template</w:t>
      </w:r>
      <w:r w:rsidR="00376C6F">
        <w:t xml:space="preserve"> drop-down and </w:t>
      </w:r>
      <w:r w:rsidR="00E817E0">
        <w:t xml:space="preserve">select </w:t>
      </w:r>
      <w:r w:rsidR="00E817E0">
        <w:rPr>
          <w:b/>
        </w:rPr>
        <w:t>StartPage</w:t>
      </w:r>
      <w:r w:rsidR="00E817E0">
        <w:t xml:space="preserve"> for the </w:t>
      </w:r>
      <w:r w:rsidR="00E817E0">
        <w:rPr>
          <w:b/>
        </w:rPr>
        <w:t>Model class</w:t>
      </w:r>
      <w:r w:rsidR="00E817E0">
        <w:t xml:space="preserve">, leave everything else at the default and click the </w:t>
      </w:r>
      <w:r w:rsidR="00E817E0">
        <w:rPr>
          <w:b/>
        </w:rPr>
        <w:t>Add</w:t>
      </w:r>
      <w:r w:rsidR="00E817E0">
        <w:t xml:space="preserve"> button.</w:t>
      </w:r>
    </w:p>
    <w:p w14:paraId="738ED7B9" w14:textId="73CEE776" w:rsidR="00E817E0" w:rsidRDefault="00E817E0" w:rsidP="00E817E0">
      <w:pPr>
        <w:spacing w:after="120" w:line="240" w:lineRule="auto"/>
      </w:pPr>
      <w:r>
        <w:rPr>
          <w:b/>
        </w:rPr>
        <w:t>Remarks:</w:t>
      </w:r>
      <w:r>
        <w:t xml:space="preserve"> </w:t>
      </w:r>
      <w:r w:rsidR="00666576">
        <w:t xml:space="preserve">Leaving the </w:t>
      </w:r>
      <w:r w:rsidR="00666576">
        <w:rPr>
          <w:b/>
        </w:rPr>
        <w:t>Use a layout page</w:t>
      </w:r>
      <w:r w:rsidR="00666576">
        <w:t xml:space="preserve"> checked will result in Visual Studio generating a basic layout page for you. This is handy for demo purposes because it creates a basic </w:t>
      </w:r>
      <w:r w:rsidR="001B3B7B">
        <w:t xml:space="preserve">navigation menu and links to Bootstrap and </w:t>
      </w:r>
      <w:r w:rsidR="00811620">
        <w:t>jQuery.</w:t>
      </w:r>
    </w:p>
    <w:p w14:paraId="749A7ED4" w14:textId="68854809" w:rsidR="00D0358D" w:rsidRDefault="00AE0822" w:rsidP="00DE1768">
      <w:pPr>
        <w:pStyle w:val="ListParagraph"/>
        <w:numPr>
          <w:ilvl w:val="0"/>
          <w:numId w:val="30"/>
        </w:numPr>
        <w:spacing w:after="120" w:line="240" w:lineRule="auto"/>
      </w:pPr>
      <w:r>
        <w:t xml:space="preserve">Below the </w:t>
      </w:r>
      <w:r>
        <w:rPr>
          <w:b/>
        </w:rPr>
        <w:t>@model</w:t>
      </w:r>
      <w:r>
        <w:t xml:space="preserve"> declaration, replace the existing </w:t>
      </w:r>
      <w:r w:rsidR="003158A2">
        <w:rPr>
          <w:b/>
        </w:rPr>
        <w:t>&lt;h2&gt;</w:t>
      </w:r>
      <w:r w:rsidR="003158A2">
        <w:t xml:space="preserve"> element code with the following:</w:t>
      </w:r>
    </w:p>
    <w:p w14:paraId="2EA83F20" w14:textId="012E78ED" w:rsidR="00C911D6" w:rsidRPr="00C911D6" w:rsidRDefault="00C911D6" w:rsidP="00C911D6">
      <w:pPr>
        <w:autoSpaceDE w:val="0"/>
        <w:autoSpaceDN w:val="0"/>
        <w:adjustRightInd w:val="0"/>
        <w:spacing w:after="0" w:line="240" w:lineRule="auto"/>
        <w:ind w:left="360"/>
        <w:rPr>
          <w:rFonts w:ascii="Consolas" w:hAnsi="Consolas" w:cs="Consolas"/>
          <w:color w:val="000000"/>
          <w:sz w:val="19"/>
          <w:szCs w:val="19"/>
        </w:rPr>
      </w:pPr>
      <w:r w:rsidRPr="00C911D6">
        <w:rPr>
          <w:rFonts w:ascii="Consolas" w:hAnsi="Consolas" w:cs="Consolas"/>
          <w:color w:val="0000FF"/>
          <w:sz w:val="19"/>
          <w:szCs w:val="19"/>
        </w:rPr>
        <w:t>&lt;</w:t>
      </w:r>
      <w:r w:rsidRPr="00C911D6">
        <w:rPr>
          <w:rFonts w:ascii="Consolas" w:hAnsi="Consolas" w:cs="Consolas"/>
          <w:color w:val="800000"/>
          <w:sz w:val="19"/>
          <w:szCs w:val="19"/>
        </w:rPr>
        <w:t>h1</w:t>
      </w:r>
      <w:r w:rsidR="003A3F43">
        <w:rPr>
          <w:rFonts w:ascii="Consolas" w:hAnsi="Consolas" w:cs="Consolas"/>
          <w:color w:val="0000FF"/>
          <w:sz w:val="19"/>
          <w:szCs w:val="19"/>
        </w:rPr>
        <w:t xml:space="preserve"> </w:t>
      </w:r>
      <w:r w:rsidRPr="00C911D6">
        <w:rPr>
          <w:rFonts w:ascii="Consolas" w:hAnsi="Consolas" w:cs="Consolas"/>
          <w:color w:val="000000"/>
          <w:sz w:val="19"/>
          <w:szCs w:val="19"/>
          <w:highlight w:val="yellow"/>
        </w:rPr>
        <w:t>@</w:t>
      </w:r>
      <w:proofErr w:type="spellStart"/>
      <w:r w:rsidRPr="00C911D6">
        <w:rPr>
          <w:rFonts w:ascii="Consolas" w:hAnsi="Consolas" w:cs="Consolas"/>
          <w:color w:val="000000"/>
          <w:sz w:val="19"/>
          <w:szCs w:val="19"/>
        </w:rPr>
        <w:t>Html.EditAttributes</w:t>
      </w:r>
      <w:proofErr w:type="spellEnd"/>
      <w:r w:rsidRPr="00C911D6">
        <w:rPr>
          <w:rFonts w:ascii="Consolas" w:hAnsi="Consolas" w:cs="Consolas"/>
          <w:color w:val="000000"/>
          <w:sz w:val="19"/>
          <w:szCs w:val="19"/>
        </w:rPr>
        <w:t xml:space="preserve">(m =&gt; </w:t>
      </w:r>
      <w:proofErr w:type="spellStart"/>
      <w:proofErr w:type="gramStart"/>
      <w:r w:rsidRPr="00C911D6">
        <w:rPr>
          <w:rFonts w:ascii="Consolas" w:hAnsi="Consolas" w:cs="Consolas"/>
          <w:color w:val="000000"/>
          <w:sz w:val="19"/>
          <w:szCs w:val="19"/>
        </w:rPr>
        <w:t>m.Heading</w:t>
      </w:r>
      <w:proofErr w:type="spellEnd"/>
      <w:proofErr w:type="gramEnd"/>
      <w:r w:rsidRPr="00C911D6">
        <w:rPr>
          <w:rFonts w:ascii="Consolas" w:hAnsi="Consolas" w:cs="Consolas"/>
          <w:color w:val="000000"/>
          <w:sz w:val="19"/>
          <w:szCs w:val="19"/>
        </w:rPr>
        <w:t>)&gt;</w:t>
      </w:r>
    </w:p>
    <w:p w14:paraId="078A822C" w14:textId="77777777" w:rsidR="00C911D6" w:rsidRPr="00C911D6" w:rsidRDefault="00C911D6" w:rsidP="00C911D6">
      <w:pPr>
        <w:autoSpaceDE w:val="0"/>
        <w:autoSpaceDN w:val="0"/>
        <w:adjustRightInd w:val="0"/>
        <w:spacing w:after="0" w:line="240" w:lineRule="auto"/>
        <w:ind w:left="360"/>
        <w:rPr>
          <w:rFonts w:ascii="Consolas" w:hAnsi="Consolas" w:cs="Consolas"/>
          <w:color w:val="000000"/>
          <w:sz w:val="19"/>
          <w:szCs w:val="19"/>
        </w:rPr>
      </w:pPr>
      <w:r w:rsidRPr="00C911D6">
        <w:rPr>
          <w:rFonts w:ascii="Consolas" w:hAnsi="Consolas" w:cs="Consolas"/>
          <w:color w:val="000000"/>
          <w:sz w:val="19"/>
          <w:szCs w:val="19"/>
        </w:rPr>
        <w:t xml:space="preserve">    </w:t>
      </w:r>
      <w:proofErr w:type="gramStart"/>
      <w:r w:rsidRPr="00C911D6">
        <w:rPr>
          <w:rFonts w:ascii="Consolas" w:hAnsi="Consolas" w:cs="Consolas"/>
          <w:color w:val="000000"/>
          <w:sz w:val="19"/>
          <w:szCs w:val="19"/>
          <w:highlight w:val="yellow"/>
        </w:rPr>
        <w:t>@(</w:t>
      </w:r>
      <w:proofErr w:type="spellStart"/>
      <w:proofErr w:type="gramEnd"/>
      <w:r w:rsidRPr="00C911D6">
        <w:rPr>
          <w:rFonts w:ascii="Consolas" w:hAnsi="Consolas" w:cs="Consolas"/>
          <w:color w:val="000000"/>
          <w:sz w:val="19"/>
          <w:szCs w:val="19"/>
        </w:rPr>
        <w:t>Model.Heading</w:t>
      </w:r>
      <w:proofErr w:type="spellEnd"/>
      <w:r w:rsidRPr="00C911D6">
        <w:rPr>
          <w:rFonts w:ascii="Consolas" w:hAnsi="Consolas" w:cs="Consolas"/>
          <w:color w:val="000000"/>
          <w:sz w:val="19"/>
          <w:szCs w:val="19"/>
        </w:rPr>
        <w:t xml:space="preserve"> ?? </w:t>
      </w:r>
      <w:proofErr w:type="spellStart"/>
      <w:r w:rsidRPr="00C911D6">
        <w:rPr>
          <w:rFonts w:ascii="Consolas" w:hAnsi="Consolas" w:cs="Consolas"/>
          <w:color w:val="000000"/>
          <w:sz w:val="19"/>
          <w:szCs w:val="19"/>
        </w:rPr>
        <w:t>Model.Name</w:t>
      </w:r>
      <w:proofErr w:type="spellEnd"/>
      <w:r w:rsidRPr="00C911D6">
        <w:rPr>
          <w:rFonts w:ascii="Consolas" w:hAnsi="Consolas" w:cs="Consolas"/>
          <w:color w:val="000000"/>
          <w:sz w:val="19"/>
          <w:szCs w:val="19"/>
          <w:highlight w:val="yellow"/>
        </w:rPr>
        <w:t>)</w:t>
      </w:r>
      <w:r w:rsidRPr="00C911D6">
        <w:rPr>
          <w:rFonts w:ascii="Consolas" w:hAnsi="Consolas" w:cs="Consolas"/>
          <w:color w:val="000000"/>
          <w:sz w:val="19"/>
          <w:szCs w:val="19"/>
        </w:rPr>
        <w:t xml:space="preserve">    </w:t>
      </w:r>
    </w:p>
    <w:p w14:paraId="67B099C3" w14:textId="77777777" w:rsidR="00C911D6" w:rsidRPr="00C911D6" w:rsidRDefault="00C911D6" w:rsidP="00C911D6">
      <w:pPr>
        <w:autoSpaceDE w:val="0"/>
        <w:autoSpaceDN w:val="0"/>
        <w:adjustRightInd w:val="0"/>
        <w:spacing w:after="0" w:line="240" w:lineRule="auto"/>
        <w:ind w:left="360"/>
        <w:rPr>
          <w:rFonts w:ascii="Consolas" w:hAnsi="Consolas" w:cs="Consolas"/>
          <w:color w:val="000000"/>
          <w:sz w:val="19"/>
          <w:szCs w:val="19"/>
        </w:rPr>
      </w:pPr>
      <w:r w:rsidRPr="00C911D6">
        <w:rPr>
          <w:rFonts w:ascii="Consolas" w:hAnsi="Consolas" w:cs="Consolas"/>
          <w:color w:val="0000FF"/>
          <w:sz w:val="19"/>
          <w:szCs w:val="19"/>
        </w:rPr>
        <w:t>&lt;/</w:t>
      </w:r>
      <w:r w:rsidRPr="00C911D6">
        <w:rPr>
          <w:rFonts w:ascii="Consolas" w:hAnsi="Consolas" w:cs="Consolas"/>
          <w:color w:val="800000"/>
          <w:sz w:val="19"/>
          <w:szCs w:val="19"/>
        </w:rPr>
        <w:t>h1</w:t>
      </w:r>
      <w:r w:rsidRPr="00C911D6">
        <w:rPr>
          <w:rFonts w:ascii="Consolas" w:hAnsi="Consolas" w:cs="Consolas"/>
          <w:color w:val="0000FF"/>
          <w:sz w:val="19"/>
          <w:szCs w:val="19"/>
        </w:rPr>
        <w:t>&gt;</w:t>
      </w:r>
    </w:p>
    <w:p w14:paraId="7D07CE7D" w14:textId="77777777" w:rsidR="00C911D6" w:rsidRPr="00C911D6" w:rsidRDefault="00C911D6" w:rsidP="00C911D6">
      <w:pPr>
        <w:autoSpaceDE w:val="0"/>
        <w:autoSpaceDN w:val="0"/>
        <w:adjustRightInd w:val="0"/>
        <w:spacing w:after="0" w:line="240" w:lineRule="auto"/>
        <w:ind w:left="360"/>
        <w:rPr>
          <w:rFonts w:ascii="Consolas" w:hAnsi="Consolas" w:cs="Consolas"/>
          <w:color w:val="000000"/>
          <w:sz w:val="19"/>
          <w:szCs w:val="19"/>
        </w:rPr>
      </w:pPr>
      <w:r w:rsidRPr="00C911D6">
        <w:rPr>
          <w:rFonts w:ascii="Consolas" w:hAnsi="Consolas" w:cs="Consolas"/>
          <w:color w:val="0000FF"/>
          <w:sz w:val="19"/>
          <w:szCs w:val="19"/>
        </w:rPr>
        <w:t>&lt;</w:t>
      </w:r>
      <w:r w:rsidRPr="00C911D6">
        <w:rPr>
          <w:rFonts w:ascii="Consolas" w:hAnsi="Consolas" w:cs="Consolas"/>
          <w:color w:val="800000"/>
          <w:sz w:val="19"/>
          <w:szCs w:val="19"/>
        </w:rPr>
        <w:t>div</w:t>
      </w:r>
      <w:r w:rsidRPr="00C911D6">
        <w:rPr>
          <w:rFonts w:ascii="Consolas" w:hAnsi="Consolas" w:cs="Consolas"/>
          <w:color w:val="0000FF"/>
          <w:sz w:val="19"/>
          <w:szCs w:val="19"/>
        </w:rPr>
        <w:t>&gt;</w:t>
      </w:r>
    </w:p>
    <w:p w14:paraId="2F898CE5" w14:textId="77777777" w:rsidR="00C911D6" w:rsidRPr="00C911D6" w:rsidRDefault="00C911D6" w:rsidP="00C911D6">
      <w:pPr>
        <w:autoSpaceDE w:val="0"/>
        <w:autoSpaceDN w:val="0"/>
        <w:adjustRightInd w:val="0"/>
        <w:spacing w:after="0" w:line="240" w:lineRule="auto"/>
        <w:ind w:left="360"/>
        <w:rPr>
          <w:rFonts w:ascii="Consolas" w:hAnsi="Consolas" w:cs="Consolas"/>
          <w:color w:val="000000"/>
          <w:sz w:val="19"/>
          <w:szCs w:val="19"/>
        </w:rPr>
      </w:pPr>
      <w:r w:rsidRPr="00C911D6">
        <w:rPr>
          <w:rFonts w:ascii="Consolas" w:hAnsi="Consolas" w:cs="Consolas"/>
          <w:color w:val="000000"/>
          <w:sz w:val="19"/>
          <w:szCs w:val="19"/>
        </w:rPr>
        <w:t xml:space="preserve">    </w:t>
      </w:r>
      <w:r w:rsidRPr="00C911D6">
        <w:rPr>
          <w:rFonts w:ascii="Consolas" w:hAnsi="Consolas" w:cs="Consolas"/>
          <w:color w:val="000000"/>
          <w:sz w:val="19"/>
          <w:szCs w:val="19"/>
          <w:highlight w:val="yellow"/>
        </w:rPr>
        <w:t>@</w:t>
      </w:r>
      <w:r w:rsidRPr="00C911D6">
        <w:rPr>
          <w:rFonts w:ascii="Consolas" w:hAnsi="Consolas" w:cs="Consolas"/>
          <w:color w:val="000000"/>
          <w:sz w:val="19"/>
          <w:szCs w:val="19"/>
        </w:rPr>
        <w:t xml:space="preserve">Html.PropertyFor(m =&gt; </w:t>
      </w:r>
      <w:proofErr w:type="gramStart"/>
      <w:r w:rsidRPr="00C911D6">
        <w:rPr>
          <w:rFonts w:ascii="Consolas" w:hAnsi="Consolas" w:cs="Consolas"/>
          <w:color w:val="000000"/>
          <w:sz w:val="19"/>
          <w:szCs w:val="19"/>
        </w:rPr>
        <w:t>m.MainBody</w:t>
      </w:r>
      <w:proofErr w:type="gramEnd"/>
      <w:r w:rsidRPr="00C911D6">
        <w:rPr>
          <w:rFonts w:ascii="Consolas" w:hAnsi="Consolas" w:cs="Consolas"/>
          <w:color w:val="000000"/>
          <w:sz w:val="19"/>
          <w:szCs w:val="19"/>
        </w:rPr>
        <w:t>)</w:t>
      </w:r>
    </w:p>
    <w:p w14:paraId="4AEEEDDB" w14:textId="77777777" w:rsidR="00C911D6" w:rsidRPr="00C911D6" w:rsidRDefault="00C911D6" w:rsidP="00C911D6">
      <w:pPr>
        <w:autoSpaceDE w:val="0"/>
        <w:autoSpaceDN w:val="0"/>
        <w:adjustRightInd w:val="0"/>
        <w:spacing w:after="0" w:line="240" w:lineRule="auto"/>
        <w:ind w:left="360"/>
        <w:rPr>
          <w:rFonts w:ascii="Consolas" w:hAnsi="Consolas" w:cs="Consolas"/>
          <w:color w:val="000000"/>
          <w:sz w:val="19"/>
          <w:szCs w:val="19"/>
        </w:rPr>
      </w:pPr>
      <w:r w:rsidRPr="00C911D6">
        <w:rPr>
          <w:rFonts w:ascii="Consolas" w:hAnsi="Consolas" w:cs="Consolas"/>
          <w:color w:val="0000FF"/>
          <w:sz w:val="19"/>
          <w:szCs w:val="19"/>
        </w:rPr>
        <w:t>&lt;/</w:t>
      </w:r>
      <w:r w:rsidRPr="00C911D6">
        <w:rPr>
          <w:rFonts w:ascii="Consolas" w:hAnsi="Consolas" w:cs="Consolas"/>
          <w:color w:val="800000"/>
          <w:sz w:val="19"/>
          <w:szCs w:val="19"/>
        </w:rPr>
        <w:t>div</w:t>
      </w:r>
      <w:r w:rsidRPr="00C911D6">
        <w:rPr>
          <w:rFonts w:ascii="Consolas" w:hAnsi="Consolas" w:cs="Consolas"/>
          <w:color w:val="0000FF"/>
          <w:sz w:val="19"/>
          <w:szCs w:val="19"/>
        </w:rPr>
        <w:t>&gt;</w:t>
      </w:r>
    </w:p>
    <w:p w14:paraId="4B27BB08" w14:textId="77777777" w:rsidR="00C911D6" w:rsidRPr="00C911D6" w:rsidRDefault="00C911D6" w:rsidP="00C911D6">
      <w:pPr>
        <w:autoSpaceDE w:val="0"/>
        <w:autoSpaceDN w:val="0"/>
        <w:adjustRightInd w:val="0"/>
        <w:spacing w:after="0" w:line="240" w:lineRule="auto"/>
        <w:ind w:left="360"/>
        <w:rPr>
          <w:rFonts w:ascii="Consolas" w:hAnsi="Consolas" w:cs="Consolas"/>
          <w:color w:val="000000"/>
          <w:sz w:val="19"/>
          <w:szCs w:val="19"/>
        </w:rPr>
      </w:pPr>
      <w:r w:rsidRPr="00C911D6">
        <w:rPr>
          <w:rFonts w:ascii="Consolas" w:hAnsi="Consolas" w:cs="Consolas"/>
          <w:color w:val="0000FF"/>
          <w:sz w:val="19"/>
          <w:szCs w:val="19"/>
        </w:rPr>
        <w:t>&lt;</w:t>
      </w:r>
      <w:r w:rsidRPr="00C911D6">
        <w:rPr>
          <w:rFonts w:ascii="Consolas" w:hAnsi="Consolas" w:cs="Consolas"/>
          <w:color w:val="800000"/>
          <w:sz w:val="19"/>
          <w:szCs w:val="19"/>
        </w:rPr>
        <w:t>div</w:t>
      </w:r>
      <w:r w:rsidRPr="00C911D6">
        <w:rPr>
          <w:rFonts w:ascii="Consolas" w:hAnsi="Consolas" w:cs="Consolas"/>
          <w:color w:val="0000FF"/>
          <w:sz w:val="19"/>
          <w:szCs w:val="19"/>
        </w:rPr>
        <w:t>&gt;</w:t>
      </w:r>
    </w:p>
    <w:p w14:paraId="4E3EFEE4" w14:textId="77777777" w:rsidR="00C911D6" w:rsidRPr="00C911D6" w:rsidRDefault="00C911D6" w:rsidP="00C911D6">
      <w:pPr>
        <w:autoSpaceDE w:val="0"/>
        <w:autoSpaceDN w:val="0"/>
        <w:adjustRightInd w:val="0"/>
        <w:spacing w:after="0" w:line="240" w:lineRule="auto"/>
        <w:ind w:left="360"/>
        <w:rPr>
          <w:rFonts w:ascii="Consolas" w:hAnsi="Consolas" w:cs="Consolas"/>
          <w:color w:val="000000"/>
          <w:sz w:val="19"/>
          <w:szCs w:val="19"/>
        </w:rPr>
      </w:pPr>
      <w:r w:rsidRPr="00C911D6">
        <w:rPr>
          <w:rFonts w:ascii="Consolas" w:hAnsi="Consolas" w:cs="Consolas"/>
          <w:color w:val="000000"/>
          <w:sz w:val="19"/>
          <w:szCs w:val="19"/>
        </w:rPr>
        <w:t xml:space="preserve">    </w:t>
      </w:r>
      <w:r w:rsidRPr="00C911D6">
        <w:rPr>
          <w:rFonts w:ascii="Consolas" w:hAnsi="Consolas" w:cs="Consolas"/>
          <w:color w:val="000000"/>
          <w:sz w:val="19"/>
          <w:szCs w:val="19"/>
          <w:highlight w:val="yellow"/>
        </w:rPr>
        <w:t>@</w:t>
      </w:r>
      <w:proofErr w:type="spellStart"/>
      <w:r w:rsidRPr="00C911D6">
        <w:rPr>
          <w:rFonts w:ascii="Consolas" w:hAnsi="Consolas" w:cs="Consolas"/>
          <w:color w:val="000000"/>
          <w:sz w:val="19"/>
          <w:szCs w:val="19"/>
        </w:rPr>
        <w:t>Html.PropertyFor</w:t>
      </w:r>
      <w:proofErr w:type="spellEnd"/>
      <w:r w:rsidRPr="00C911D6">
        <w:rPr>
          <w:rFonts w:ascii="Consolas" w:hAnsi="Consolas" w:cs="Consolas"/>
          <w:color w:val="000000"/>
          <w:sz w:val="19"/>
          <w:szCs w:val="19"/>
        </w:rPr>
        <w:t xml:space="preserve">(m =&gt; </w:t>
      </w:r>
      <w:proofErr w:type="spellStart"/>
      <w:proofErr w:type="gramStart"/>
      <w:r w:rsidRPr="00C911D6">
        <w:rPr>
          <w:rFonts w:ascii="Consolas" w:hAnsi="Consolas" w:cs="Consolas"/>
          <w:color w:val="000000"/>
          <w:sz w:val="19"/>
          <w:szCs w:val="19"/>
        </w:rPr>
        <w:t>m.MainContentArea</w:t>
      </w:r>
      <w:proofErr w:type="spellEnd"/>
      <w:proofErr w:type="gramEnd"/>
      <w:r w:rsidRPr="00C911D6">
        <w:rPr>
          <w:rFonts w:ascii="Consolas" w:hAnsi="Consolas" w:cs="Consolas"/>
          <w:color w:val="000000"/>
          <w:sz w:val="19"/>
          <w:szCs w:val="19"/>
        </w:rPr>
        <w:t>)</w:t>
      </w:r>
    </w:p>
    <w:p w14:paraId="5C295FFA" w14:textId="61C55AA0" w:rsidR="00C911D6" w:rsidRPr="00666576" w:rsidRDefault="00C911D6" w:rsidP="00C911D6">
      <w:pPr>
        <w:spacing w:after="120" w:line="240" w:lineRule="auto"/>
        <w:ind w:left="360"/>
      </w:pPr>
      <w:r w:rsidRPr="00C911D6">
        <w:rPr>
          <w:rFonts w:ascii="Consolas" w:hAnsi="Consolas" w:cs="Consolas"/>
          <w:color w:val="0000FF"/>
          <w:sz w:val="19"/>
          <w:szCs w:val="19"/>
        </w:rPr>
        <w:t>&lt;/</w:t>
      </w:r>
      <w:r w:rsidRPr="00C911D6">
        <w:rPr>
          <w:rFonts w:ascii="Consolas" w:hAnsi="Consolas" w:cs="Consolas"/>
          <w:color w:val="800000"/>
          <w:sz w:val="19"/>
          <w:szCs w:val="19"/>
        </w:rPr>
        <w:t>div</w:t>
      </w:r>
      <w:r w:rsidRPr="00C911D6">
        <w:rPr>
          <w:rFonts w:ascii="Consolas" w:hAnsi="Consolas" w:cs="Consolas"/>
          <w:color w:val="0000FF"/>
          <w:sz w:val="19"/>
          <w:szCs w:val="19"/>
        </w:rPr>
        <w:t>&gt;</w:t>
      </w:r>
    </w:p>
    <w:p w14:paraId="43CABF94" w14:textId="29C7CFC4" w:rsidR="005E295F" w:rsidRDefault="00007A59" w:rsidP="005E295F">
      <w:pPr>
        <w:pStyle w:val="NoteBox"/>
      </w:pPr>
      <w:r>
        <w:t xml:space="preserve">The existing code uses </w:t>
      </w:r>
      <w:r w:rsidRPr="00112595">
        <w:rPr>
          <w:b/>
        </w:rPr>
        <w:t>PropertyFor</w:t>
      </w:r>
      <w:r>
        <w:t xml:space="preserve"> to output the </w:t>
      </w:r>
      <w:r w:rsidRPr="006A1071">
        <w:rPr>
          <w:b/>
        </w:rPr>
        <w:t>MainBody</w:t>
      </w:r>
      <w:r>
        <w:t xml:space="preserve"> which enables the On-Page Editing (OPE) experience as well as correctly converting content GUID links to friendly URLs.</w:t>
      </w:r>
    </w:p>
    <w:p w14:paraId="7F208A65" w14:textId="5CC04779" w:rsidR="005474EA" w:rsidRDefault="00705A4D" w:rsidP="00037E5F">
      <w:pPr>
        <w:spacing w:after="120" w:line="240" w:lineRule="auto"/>
      </w:pPr>
      <w:r>
        <w:rPr>
          <w:b/>
        </w:rPr>
        <w:lastRenderedPageBreak/>
        <w:t xml:space="preserve">Remarks: </w:t>
      </w:r>
      <w:r>
        <w:t>If you run the site while editing the view y</w:t>
      </w:r>
      <w:r w:rsidR="000B4BBF">
        <w:t xml:space="preserve">ou’ll probably get </w:t>
      </w:r>
      <w:r w:rsidR="000B4BBF" w:rsidRPr="00037E5F">
        <w:rPr>
          <w:b/>
        </w:rPr>
        <w:t>404</w:t>
      </w:r>
      <w:r w:rsidR="000B4BBF">
        <w:t xml:space="preserve"> error because Visual Studio tries to automatically browse to the view using a conventional path, CMS uses a different routing system.  </w:t>
      </w:r>
      <w:r w:rsidR="00ED3B82">
        <w:t xml:space="preserve">To avoid the </w:t>
      </w:r>
      <w:r w:rsidR="00BE079B">
        <w:t>error,</w:t>
      </w:r>
      <w:r w:rsidR="00ED3B82">
        <w:t xml:space="preserve"> you can</w:t>
      </w:r>
      <w:r w:rsidR="000B4BBF">
        <w:t xml:space="preserve"> set the </w:t>
      </w:r>
      <w:r w:rsidR="000B4BBF" w:rsidRPr="00037E5F">
        <w:rPr>
          <w:b/>
        </w:rPr>
        <w:t>project properties</w:t>
      </w:r>
      <w:r w:rsidR="000B4BBF">
        <w:t xml:space="preserve"> </w:t>
      </w:r>
      <w:r w:rsidR="000B4BBF" w:rsidRPr="00037E5F">
        <w:rPr>
          <w:b/>
        </w:rPr>
        <w:t>-&gt; Web -&gt; Specific Page</w:t>
      </w:r>
      <w:r w:rsidR="000B4BBF">
        <w:t xml:space="preserve"> to use a blank start page.</w:t>
      </w:r>
    </w:p>
    <w:p w14:paraId="76470DB5" w14:textId="20FE4533" w:rsidR="00B965F5" w:rsidRDefault="00B965F5" w:rsidP="008234FB">
      <w:pPr>
        <w:pStyle w:val="ListParagraph"/>
        <w:numPr>
          <w:ilvl w:val="0"/>
          <w:numId w:val="31"/>
        </w:numPr>
        <w:spacing w:after="120" w:line="240" w:lineRule="auto"/>
        <w:contextualSpacing w:val="0"/>
      </w:pPr>
      <w:r>
        <w:t xml:space="preserve">Right click the web site project in Solution Explorer and choose </w:t>
      </w:r>
      <w:r w:rsidR="00090070">
        <w:rPr>
          <w:b/>
        </w:rPr>
        <w:t>Properties</w:t>
      </w:r>
      <w:r w:rsidR="00090070">
        <w:t xml:space="preserve"> from the menu.</w:t>
      </w:r>
    </w:p>
    <w:p w14:paraId="55B17ECE" w14:textId="5B735AE3" w:rsidR="00090070" w:rsidRDefault="009779C2" w:rsidP="008234FB">
      <w:pPr>
        <w:pStyle w:val="ListParagraph"/>
        <w:numPr>
          <w:ilvl w:val="0"/>
          <w:numId w:val="31"/>
        </w:numPr>
        <w:spacing w:after="120" w:line="240" w:lineRule="auto"/>
        <w:contextualSpacing w:val="0"/>
      </w:pPr>
      <w:r>
        <w:t xml:space="preserve">Select the </w:t>
      </w:r>
      <w:r>
        <w:rPr>
          <w:b/>
        </w:rPr>
        <w:t>Web</w:t>
      </w:r>
      <w:r>
        <w:t xml:space="preserve"> tab and then select </w:t>
      </w:r>
      <w:r>
        <w:rPr>
          <w:b/>
        </w:rPr>
        <w:t>Specific Page</w:t>
      </w:r>
      <w:r>
        <w:t xml:space="preserve"> but leave the </w:t>
      </w:r>
      <w:r w:rsidR="00176CE3">
        <w:t>page field empty, it should look like the following image:</w:t>
      </w:r>
    </w:p>
    <w:p w14:paraId="73728C2E" w14:textId="682F7BB3" w:rsidR="00176CE3" w:rsidRDefault="00176CE3" w:rsidP="00176CE3">
      <w:pPr>
        <w:spacing w:after="120" w:line="240" w:lineRule="auto"/>
      </w:pPr>
      <w:r>
        <w:rPr>
          <w:noProof/>
        </w:rPr>
        <w:drawing>
          <wp:inline distT="0" distB="0" distL="0" distR="0" wp14:anchorId="00A970DA" wp14:editId="64B33B53">
            <wp:extent cx="2667019" cy="909644"/>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ebsite-properties.png"/>
                    <pic:cNvPicPr/>
                  </pic:nvPicPr>
                  <pic:blipFill>
                    <a:blip r:embed="rId24">
                      <a:extLst>
                        <a:ext uri="{28A0092B-C50C-407E-A947-70E740481C1C}">
                          <a14:useLocalDpi xmlns:a14="http://schemas.microsoft.com/office/drawing/2010/main" val="0"/>
                        </a:ext>
                      </a:extLst>
                    </a:blip>
                    <a:stretch>
                      <a:fillRect/>
                    </a:stretch>
                  </pic:blipFill>
                  <pic:spPr>
                    <a:xfrm>
                      <a:off x="0" y="0"/>
                      <a:ext cx="2667019" cy="909644"/>
                    </a:xfrm>
                    <a:prstGeom prst="rect">
                      <a:avLst/>
                    </a:prstGeom>
                  </pic:spPr>
                </pic:pic>
              </a:graphicData>
            </a:graphic>
          </wp:inline>
        </w:drawing>
      </w:r>
    </w:p>
    <w:p w14:paraId="41D5058C" w14:textId="3BE205E6" w:rsidR="005D74C3" w:rsidRDefault="005D74C3" w:rsidP="008234FB">
      <w:pPr>
        <w:pStyle w:val="ListParagraph"/>
        <w:numPr>
          <w:ilvl w:val="0"/>
          <w:numId w:val="31"/>
        </w:numPr>
        <w:spacing w:after="120" w:line="240" w:lineRule="auto"/>
        <w:contextualSpacing w:val="0"/>
      </w:pPr>
      <w:r>
        <w:t xml:space="preserve">Save the Web settings and </w:t>
      </w:r>
      <w:r w:rsidR="00B15D2B">
        <w:t>the start the site</w:t>
      </w:r>
      <w:r w:rsidR="008D4CE8">
        <w:t xml:space="preserve">, it should look </w:t>
      </w:r>
      <w:proofErr w:type="gramStart"/>
      <w:r w:rsidR="008D4CE8">
        <w:t>similar to</w:t>
      </w:r>
      <w:proofErr w:type="gramEnd"/>
      <w:r w:rsidR="008D4CE8">
        <w:t xml:space="preserve"> the following image:</w:t>
      </w:r>
    </w:p>
    <w:p w14:paraId="69090A90" w14:textId="6EC6D570" w:rsidR="008D4CE8" w:rsidRDefault="008D4CE8" w:rsidP="008D4CE8">
      <w:pPr>
        <w:spacing w:after="120" w:line="240" w:lineRule="auto"/>
      </w:pPr>
      <w:r>
        <w:rPr>
          <w:noProof/>
        </w:rPr>
        <w:drawing>
          <wp:inline distT="0" distB="0" distL="0" distR="0" wp14:anchorId="5CF726AB" wp14:editId="68D5B455">
            <wp:extent cx="5810250" cy="3533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me-startpage.gif"/>
                    <pic:cNvPicPr/>
                  </pic:nvPicPr>
                  <pic:blipFill>
                    <a:blip r:embed="rId25">
                      <a:extLst>
                        <a:ext uri="{28A0092B-C50C-407E-A947-70E740481C1C}">
                          <a14:useLocalDpi xmlns:a14="http://schemas.microsoft.com/office/drawing/2010/main" val="0"/>
                        </a:ext>
                      </a:extLst>
                    </a:blip>
                    <a:stretch>
                      <a:fillRect/>
                    </a:stretch>
                  </pic:blipFill>
                  <pic:spPr>
                    <a:xfrm>
                      <a:off x="0" y="0"/>
                      <a:ext cx="5810250" cy="3533775"/>
                    </a:xfrm>
                    <a:prstGeom prst="rect">
                      <a:avLst/>
                    </a:prstGeom>
                  </pic:spPr>
                </pic:pic>
              </a:graphicData>
            </a:graphic>
          </wp:inline>
        </w:drawing>
      </w:r>
    </w:p>
    <w:p w14:paraId="0C9F9C33" w14:textId="3AFAC7F0" w:rsidR="00007A59" w:rsidRDefault="005474EA" w:rsidP="008234FB">
      <w:pPr>
        <w:pStyle w:val="ListParagraph"/>
        <w:numPr>
          <w:ilvl w:val="0"/>
          <w:numId w:val="31"/>
        </w:numPr>
        <w:spacing w:after="120" w:line="240" w:lineRule="auto"/>
        <w:contextualSpacing w:val="0"/>
      </w:pPr>
      <w:r>
        <w:t>E</w:t>
      </w:r>
      <w:r w:rsidR="00007A59">
        <w:t xml:space="preserve">nter </w:t>
      </w:r>
      <w:r w:rsidR="00007A59" w:rsidRPr="005474EA">
        <w:rPr>
          <w:b/>
        </w:rPr>
        <w:t>/EPiServer/CMS/</w:t>
      </w:r>
      <w:r w:rsidR="00007A59">
        <w:t xml:space="preserve"> at the end of the address box, and log in as a CMS </w:t>
      </w:r>
      <w:r w:rsidR="00007A59" w:rsidRPr="0040030B">
        <w:t>admin</w:t>
      </w:r>
      <w:r w:rsidR="00007A59">
        <w:t>.</w:t>
      </w:r>
    </w:p>
    <w:p w14:paraId="62381828" w14:textId="77777777" w:rsidR="00007A59" w:rsidRDefault="00007A59" w:rsidP="008234FB">
      <w:pPr>
        <w:pStyle w:val="ListParagraph"/>
        <w:numPr>
          <w:ilvl w:val="0"/>
          <w:numId w:val="31"/>
        </w:numPr>
        <w:spacing w:after="120" w:line="240" w:lineRule="auto"/>
        <w:contextualSpacing w:val="0"/>
      </w:pPr>
      <w:r>
        <w:t xml:space="preserve">Navigate to </w:t>
      </w:r>
      <w:r w:rsidRPr="009E7CDA">
        <w:rPr>
          <w:b/>
        </w:rPr>
        <w:t>CMS</w:t>
      </w:r>
      <w:r>
        <w:t xml:space="preserve"> | </w:t>
      </w:r>
      <w:r w:rsidRPr="009E7CDA">
        <w:rPr>
          <w:b/>
        </w:rPr>
        <w:t>Edit</w:t>
      </w:r>
      <w:r>
        <w:t xml:space="preserve">., and note the On-Page Editing (OPE) experience due to the page template and use of </w:t>
      </w:r>
      <w:r w:rsidRPr="008432AC">
        <w:rPr>
          <w:b/>
        </w:rPr>
        <w:t>PropertyFor</w:t>
      </w:r>
      <w:r>
        <w:t xml:space="preserve"> and </w:t>
      </w:r>
      <w:r w:rsidRPr="008432AC">
        <w:rPr>
          <w:b/>
        </w:rPr>
        <w:t>EditAttributes</w:t>
      </w:r>
      <w:r>
        <w:t xml:space="preserve"> in the view, as shown in the following screenshot:</w:t>
      </w:r>
    </w:p>
    <w:p w14:paraId="1D03A940" w14:textId="0E610645" w:rsidR="00007A59" w:rsidRDefault="00F35B9A" w:rsidP="00007A59">
      <w:pPr>
        <w:ind w:left="720"/>
      </w:pPr>
      <w:r>
        <w:rPr>
          <w:noProof/>
        </w:rPr>
        <w:lastRenderedPageBreak/>
        <w:drawing>
          <wp:inline distT="0" distB="0" distL="0" distR="0" wp14:anchorId="3B3A4402" wp14:editId="2113DA49">
            <wp:extent cx="5619750" cy="2743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me-startpage-ope-view.gif"/>
                    <pic:cNvPicPr/>
                  </pic:nvPicPr>
                  <pic:blipFill>
                    <a:blip r:embed="rId26">
                      <a:extLst>
                        <a:ext uri="{28A0092B-C50C-407E-A947-70E740481C1C}">
                          <a14:useLocalDpi xmlns:a14="http://schemas.microsoft.com/office/drawing/2010/main" val="0"/>
                        </a:ext>
                      </a:extLst>
                    </a:blip>
                    <a:stretch>
                      <a:fillRect/>
                    </a:stretch>
                  </pic:blipFill>
                  <pic:spPr>
                    <a:xfrm>
                      <a:off x="0" y="0"/>
                      <a:ext cx="5619750" cy="2743200"/>
                    </a:xfrm>
                    <a:prstGeom prst="rect">
                      <a:avLst/>
                    </a:prstGeom>
                  </pic:spPr>
                </pic:pic>
              </a:graphicData>
            </a:graphic>
          </wp:inline>
        </w:drawing>
      </w:r>
    </w:p>
    <w:p w14:paraId="3080B340" w14:textId="77777777" w:rsidR="00007A59" w:rsidRPr="0009032D" w:rsidRDefault="00007A59" w:rsidP="008234FB">
      <w:pPr>
        <w:pStyle w:val="ListParagraph"/>
        <w:numPr>
          <w:ilvl w:val="0"/>
          <w:numId w:val="31"/>
        </w:numPr>
        <w:spacing w:after="120" w:line="240" w:lineRule="auto"/>
        <w:contextualSpacing w:val="0"/>
      </w:pPr>
      <w:r w:rsidRPr="0009032D">
        <w:t xml:space="preserve">Verify that the on-page edit logic for the </w:t>
      </w:r>
      <w:r w:rsidRPr="0009032D">
        <w:rPr>
          <w:rFonts w:ascii="Consolas" w:hAnsi="Consolas"/>
        </w:rPr>
        <w:t>&lt;h1&gt;</w:t>
      </w:r>
      <w:r w:rsidRPr="0009032D">
        <w:t xml:space="preserve"> tag works, i.e. that when you edit the text it is the </w:t>
      </w:r>
      <w:r w:rsidRPr="00D6773D">
        <w:rPr>
          <w:b/>
        </w:rPr>
        <w:t>Heading</w:t>
      </w:r>
      <w:r w:rsidRPr="0009032D">
        <w:t xml:space="preserve"> </w:t>
      </w:r>
      <w:r>
        <w:t xml:space="preserve">property </w:t>
      </w:r>
      <w:r w:rsidRPr="0009032D">
        <w:t xml:space="preserve">value that is updated, and that when a value exists for </w:t>
      </w:r>
      <w:r w:rsidRPr="00D6773D">
        <w:rPr>
          <w:b/>
        </w:rPr>
        <w:t>Heading</w:t>
      </w:r>
      <w:r w:rsidRPr="0009032D">
        <w:t xml:space="preserve"> it is that value that is rendered to the visitor</w:t>
      </w:r>
      <w:r>
        <w:t xml:space="preserve">, otherwise the </w:t>
      </w:r>
      <w:r w:rsidRPr="00D6773D">
        <w:rPr>
          <w:b/>
        </w:rPr>
        <w:t>Name</w:t>
      </w:r>
      <w:r>
        <w:t xml:space="preserve"> is rendered</w:t>
      </w:r>
      <w:r w:rsidRPr="0009032D">
        <w:t>.</w:t>
      </w:r>
    </w:p>
    <w:p w14:paraId="4DA8E373" w14:textId="77777777" w:rsidR="00007A59" w:rsidRDefault="00007A59" w:rsidP="008234FB">
      <w:pPr>
        <w:pStyle w:val="ListParagraph"/>
        <w:numPr>
          <w:ilvl w:val="0"/>
          <w:numId w:val="31"/>
        </w:numPr>
        <w:spacing w:after="120" w:line="240" w:lineRule="auto"/>
        <w:contextualSpacing w:val="0"/>
      </w:pPr>
      <w:r>
        <w:t>Empty</w:t>
      </w:r>
      <w:r w:rsidRPr="0009032D">
        <w:t xml:space="preserve"> the </w:t>
      </w:r>
      <w:r w:rsidRPr="0009032D">
        <w:rPr>
          <w:b/>
        </w:rPr>
        <w:t>Heading</w:t>
      </w:r>
      <w:r w:rsidRPr="0009032D">
        <w:t xml:space="preserve"> </w:t>
      </w:r>
      <w:r>
        <w:t xml:space="preserve">property </w:t>
      </w:r>
      <w:r w:rsidRPr="0009032D">
        <w:t xml:space="preserve">value </w:t>
      </w:r>
      <w:r>
        <w:t xml:space="preserve">and publish the change </w:t>
      </w:r>
      <w:r w:rsidRPr="0009032D">
        <w:t>t</w:t>
      </w:r>
      <w:r>
        <w:t>o</w:t>
      </w:r>
      <w:r w:rsidRPr="0009032D">
        <w:t xml:space="preserve"> verify that the fallback works, i.e. that the page name is displayed to the visitor and to the editor.</w:t>
      </w:r>
    </w:p>
    <w:p w14:paraId="51E4BB42" w14:textId="7AD9C9FD" w:rsidR="00554436" w:rsidRDefault="00007A59" w:rsidP="008234FB">
      <w:pPr>
        <w:pStyle w:val="ListParagraph"/>
        <w:numPr>
          <w:ilvl w:val="0"/>
          <w:numId w:val="31"/>
        </w:numPr>
        <w:spacing w:after="120" w:line="240" w:lineRule="auto"/>
        <w:contextualSpacing w:val="0"/>
      </w:pPr>
      <w:r>
        <w:t>Close the browser.</w:t>
      </w:r>
    </w:p>
    <w:p w14:paraId="1DFE3813" w14:textId="77777777" w:rsidR="001F64BE" w:rsidRDefault="001F64BE" w:rsidP="001F64BE">
      <w:pPr>
        <w:pStyle w:val="Heading2"/>
        <w:rPr>
          <w:lang w:val="en-GB"/>
        </w:rPr>
      </w:pPr>
      <w:bookmarkStart w:id="14" w:name="_Toc9338988"/>
      <w:r>
        <w:rPr>
          <w:lang w:val="en-GB"/>
        </w:rPr>
        <w:t>Enabling upload of any file by defining a media type</w:t>
      </w:r>
      <w:bookmarkEnd w:id="14"/>
    </w:p>
    <w:p w14:paraId="3CBA008D" w14:textId="77777777" w:rsidR="001F64BE" w:rsidRPr="004A3336" w:rsidRDefault="001F64BE" w:rsidP="001F64BE">
      <w:pPr>
        <w:rPr>
          <w:lang w:val="en-GB"/>
        </w:rPr>
      </w:pPr>
      <w:r w:rsidRPr="004A3336">
        <w:rPr>
          <w:lang w:val="en-GB"/>
        </w:rPr>
        <w:t>Before upload</w:t>
      </w:r>
      <w:r>
        <w:rPr>
          <w:lang w:val="en-GB"/>
        </w:rPr>
        <w:t>ing</w:t>
      </w:r>
      <w:r w:rsidRPr="004A3336">
        <w:rPr>
          <w:lang w:val="en-GB"/>
        </w:rPr>
        <w:t xml:space="preserve"> </w:t>
      </w:r>
      <w:r>
        <w:rPr>
          <w:lang w:val="en-GB"/>
        </w:rPr>
        <w:t xml:space="preserve">asset </w:t>
      </w:r>
      <w:r w:rsidRPr="004A3336">
        <w:rPr>
          <w:lang w:val="en-GB"/>
        </w:rPr>
        <w:t>files, a little code is needed for the system to be able to recognize media</w:t>
      </w:r>
      <w:r>
        <w:rPr>
          <w:lang w:val="en-GB"/>
        </w:rPr>
        <w:t>.</w:t>
      </w:r>
    </w:p>
    <w:p w14:paraId="46B3FE49" w14:textId="4B4F9C5D" w:rsidR="001F64BE" w:rsidRDefault="00650043" w:rsidP="008C604E">
      <w:pPr>
        <w:pStyle w:val="ListParagraph"/>
        <w:numPr>
          <w:ilvl w:val="0"/>
          <w:numId w:val="7"/>
        </w:numPr>
        <w:spacing w:after="120" w:line="240" w:lineRule="auto"/>
        <w:contextualSpacing w:val="0"/>
      </w:pPr>
      <w:r>
        <w:t xml:space="preserve">In </w:t>
      </w:r>
      <w:r w:rsidR="0047695C">
        <w:t>Solution Explorer,</w:t>
      </w:r>
      <w:r w:rsidR="001F64BE">
        <w:t xml:space="preserve"> expand </w:t>
      </w:r>
      <w:r w:rsidR="001F64BE" w:rsidRPr="00A04BAE">
        <w:rPr>
          <w:b/>
        </w:rPr>
        <w:t>Models</w:t>
      </w:r>
      <w:r w:rsidR="001F64BE">
        <w:t xml:space="preserve">, right-click </w:t>
      </w:r>
      <w:r w:rsidR="001F64BE">
        <w:rPr>
          <w:b/>
        </w:rPr>
        <w:t>Media</w:t>
      </w:r>
      <w:r w:rsidR="001F64BE">
        <w:t xml:space="preserve">, and click </w:t>
      </w:r>
      <w:r w:rsidR="001F64BE" w:rsidRPr="00A04BAE">
        <w:rPr>
          <w:b/>
        </w:rPr>
        <w:t>Add</w:t>
      </w:r>
      <w:r w:rsidR="001F64BE" w:rsidRPr="00EC1F7F">
        <w:t xml:space="preserve"> | </w:t>
      </w:r>
      <w:r w:rsidR="001F64BE" w:rsidRPr="00A04BAE">
        <w:rPr>
          <w:b/>
        </w:rPr>
        <w:t>New Item</w:t>
      </w:r>
      <w:r w:rsidR="001F64BE">
        <w:t xml:space="preserve">…, or press </w:t>
      </w:r>
      <w:r w:rsidR="001F64BE" w:rsidRPr="00EC1F7F">
        <w:rPr>
          <w:i/>
        </w:rPr>
        <w:t>Ctrl</w:t>
      </w:r>
      <w:r w:rsidR="001F64BE">
        <w:t xml:space="preserve"> + </w:t>
      </w:r>
      <w:r w:rsidR="001F64BE" w:rsidRPr="00EC1F7F">
        <w:rPr>
          <w:i/>
        </w:rPr>
        <w:t>Shift</w:t>
      </w:r>
      <w:r w:rsidR="001F64BE">
        <w:t xml:space="preserve"> + </w:t>
      </w:r>
      <w:r w:rsidR="001F64BE" w:rsidRPr="00EC1F7F">
        <w:rPr>
          <w:i/>
        </w:rPr>
        <w:t>A</w:t>
      </w:r>
      <w:r w:rsidR="001F64BE">
        <w:t>.</w:t>
      </w:r>
    </w:p>
    <w:p w14:paraId="022F00ED" w14:textId="5E3F2C65" w:rsidR="001F64BE" w:rsidRDefault="001F64BE" w:rsidP="008C604E">
      <w:pPr>
        <w:pStyle w:val="ListParagraph"/>
        <w:keepNext/>
        <w:numPr>
          <w:ilvl w:val="0"/>
          <w:numId w:val="7"/>
        </w:numPr>
        <w:spacing w:after="120" w:line="240" w:lineRule="auto"/>
        <w:contextualSpacing w:val="0"/>
      </w:pPr>
      <w:r>
        <w:t xml:space="preserve">In </w:t>
      </w:r>
      <w:r w:rsidRPr="00E61F4A">
        <w:rPr>
          <w:b/>
        </w:rPr>
        <w:t xml:space="preserve">Add New Item </w:t>
      </w:r>
      <w:r w:rsidR="00F910A1">
        <w:t>dialog window</w:t>
      </w:r>
      <w:r>
        <w:t xml:space="preserve">, navigate to </w:t>
      </w:r>
      <w:r w:rsidRPr="00E61F4A">
        <w:rPr>
          <w:b/>
        </w:rPr>
        <w:t>Installed</w:t>
      </w:r>
      <w:r>
        <w:t xml:space="preserve"> | </w:t>
      </w:r>
      <w:r w:rsidRPr="00E61F4A">
        <w:rPr>
          <w:b/>
        </w:rPr>
        <w:t>Visual C#</w:t>
      </w:r>
      <w:r>
        <w:t xml:space="preserve"> | </w:t>
      </w:r>
      <w:r w:rsidRPr="00E61F4A">
        <w:rPr>
          <w:b/>
        </w:rPr>
        <w:t>Episerver</w:t>
      </w:r>
      <w:r>
        <w:t xml:space="preserve">, choose </w:t>
      </w:r>
      <w:r>
        <w:rPr>
          <w:b/>
        </w:rPr>
        <w:t>Media</w:t>
      </w:r>
      <w:r w:rsidRPr="00E61F4A">
        <w:rPr>
          <w:b/>
        </w:rPr>
        <w:t xml:space="preserve"> Type</w:t>
      </w:r>
      <w:r>
        <w:t xml:space="preserve">, enter </w:t>
      </w:r>
      <w:proofErr w:type="spellStart"/>
      <w:r>
        <w:rPr>
          <w:b/>
        </w:rPr>
        <w:t>AnyFile</w:t>
      </w:r>
      <w:r w:rsidRPr="00E61F4A">
        <w:rPr>
          <w:b/>
        </w:rPr>
        <w:t>.cs</w:t>
      </w:r>
      <w:proofErr w:type="spellEnd"/>
      <w:r>
        <w:t xml:space="preserve"> for the name, and click </w:t>
      </w:r>
      <w:r>
        <w:rPr>
          <w:b/>
        </w:rPr>
        <w:t>Add</w:t>
      </w:r>
      <w:r>
        <w:t>.</w:t>
      </w:r>
    </w:p>
    <w:p w14:paraId="604345BC" w14:textId="77777777" w:rsidR="001F64BE" w:rsidRDefault="001F64BE" w:rsidP="008C604E">
      <w:pPr>
        <w:pStyle w:val="ListParagraph"/>
        <w:numPr>
          <w:ilvl w:val="0"/>
          <w:numId w:val="7"/>
        </w:numPr>
        <w:spacing w:after="120" w:line="240" w:lineRule="auto"/>
        <w:contextualSpacing w:val="0"/>
      </w:pPr>
      <w:r>
        <w:t xml:space="preserve">Change the </w:t>
      </w:r>
      <w:r w:rsidRPr="00C24787">
        <w:rPr>
          <w:b/>
        </w:rPr>
        <w:t>DisplayName</w:t>
      </w:r>
      <w:r>
        <w:t xml:space="preserve"> to </w:t>
      </w:r>
      <w:r>
        <w:rPr>
          <w:b/>
        </w:rPr>
        <w:t>Any File</w:t>
      </w:r>
      <w:r>
        <w:t>.</w:t>
      </w:r>
    </w:p>
    <w:p w14:paraId="0FD71BA3" w14:textId="77777777" w:rsidR="001F64BE" w:rsidRDefault="001F64BE" w:rsidP="008C604E">
      <w:pPr>
        <w:pStyle w:val="ListParagraph"/>
        <w:numPr>
          <w:ilvl w:val="0"/>
          <w:numId w:val="7"/>
        </w:numPr>
        <w:spacing w:after="120" w:line="240" w:lineRule="auto"/>
        <w:contextualSpacing w:val="0"/>
      </w:pPr>
      <w:r>
        <w:t xml:space="preserve">Add a </w:t>
      </w:r>
      <w:r w:rsidRPr="00C24787">
        <w:rPr>
          <w:b/>
        </w:rPr>
        <w:t>Description</w:t>
      </w:r>
      <w:r>
        <w:t xml:space="preserve"> of “</w:t>
      </w:r>
      <w:r w:rsidRPr="00291304">
        <w:t xml:space="preserve">Use this to upload </w:t>
      </w:r>
      <w:r>
        <w:t>any</w:t>
      </w:r>
      <w:r w:rsidRPr="00291304">
        <w:t xml:space="preserve"> </w:t>
      </w:r>
      <w:r>
        <w:t>type of file</w:t>
      </w:r>
      <w:r w:rsidRPr="00291304">
        <w:t>.</w:t>
      </w:r>
      <w:r>
        <w:t>”</w:t>
      </w:r>
    </w:p>
    <w:p w14:paraId="4A4BFAA1" w14:textId="77777777" w:rsidR="001F64BE" w:rsidRDefault="001F64BE" w:rsidP="008C604E">
      <w:pPr>
        <w:pStyle w:val="ListParagraph"/>
        <w:numPr>
          <w:ilvl w:val="0"/>
          <w:numId w:val="7"/>
        </w:numPr>
        <w:spacing w:after="120" w:line="240" w:lineRule="auto"/>
        <w:contextualSpacing w:val="0"/>
      </w:pPr>
      <w:r>
        <w:t>Delete</w:t>
      </w:r>
      <w:r w:rsidRPr="00421F14">
        <w:t xml:space="preserve"> the </w:t>
      </w:r>
      <w:r w:rsidRPr="008D0733">
        <w:t>commented example</w:t>
      </w:r>
      <w:r w:rsidRPr="00421F14">
        <w:t xml:space="preserve"> property</w:t>
      </w:r>
      <w:r>
        <w:t xml:space="preserve"> and the commented </w:t>
      </w:r>
      <w:proofErr w:type="spellStart"/>
      <w:r w:rsidRPr="00F96E58">
        <w:rPr>
          <w:b/>
        </w:rPr>
        <w:t>MediaDescriptor</w:t>
      </w:r>
      <w:proofErr w:type="spellEnd"/>
      <w:r>
        <w:t xml:space="preserve"> attribute.</w:t>
      </w:r>
    </w:p>
    <w:p w14:paraId="5FDAD817" w14:textId="77777777" w:rsidR="001F64BE" w:rsidRDefault="001F64BE" w:rsidP="001F64BE">
      <w:r>
        <w:t>Your code should look something like the following:</w:t>
      </w:r>
    </w:p>
    <w:p w14:paraId="69A0CFE2" w14:textId="77777777" w:rsidR="001F64BE" w:rsidRDefault="001F64BE" w:rsidP="001F64BE">
      <w:pPr>
        <w:autoSpaceDE w:val="0"/>
        <w:autoSpaceDN w:val="0"/>
        <w:adjustRightInd w:val="0"/>
        <w:spacing w:after="0"/>
        <w:rPr>
          <w:rFonts w:ascii="Consolas" w:hAnsi="Consolas" w:cs="Consolas"/>
          <w:color w:val="000000"/>
          <w:sz w:val="19"/>
          <w:szCs w:val="19"/>
          <w:lang w:val="en-GB"/>
        </w:rPr>
      </w:pPr>
      <w:r>
        <w:rPr>
          <w:rFonts w:ascii="Consolas" w:hAnsi="Consolas" w:cs="Consolas"/>
          <w:color w:val="0000FF"/>
          <w:sz w:val="19"/>
          <w:szCs w:val="19"/>
          <w:lang w:val="en-GB"/>
        </w:rPr>
        <w:t>using</w:t>
      </w: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EPiServer.Core</w:t>
      </w:r>
      <w:proofErr w:type="spellEnd"/>
      <w:r>
        <w:rPr>
          <w:rFonts w:ascii="Consolas" w:hAnsi="Consolas" w:cs="Consolas"/>
          <w:color w:val="000000"/>
          <w:sz w:val="19"/>
          <w:szCs w:val="19"/>
          <w:lang w:val="en-GB"/>
        </w:rPr>
        <w:t>;</w:t>
      </w:r>
    </w:p>
    <w:p w14:paraId="5953EFA9" w14:textId="77777777" w:rsidR="001F64BE" w:rsidRDefault="001F64BE" w:rsidP="001F64BE">
      <w:pPr>
        <w:autoSpaceDE w:val="0"/>
        <w:autoSpaceDN w:val="0"/>
        <w:adjustRightInd w:val="0"/>
        <w:spacing w:after="0"/>
        <w:rPr>
          <w:rFonts w:ascii="Consolas" w:hAnsi="Consolas" w:cs="Consolas"/>
          <w:color w:val="000000"/>
          <w:sz w:val="19"/>
          <w:szCs w:val="19"/>
          <w:lang w:val="en-GB"/>
        </w:rPr>
      </w:pPr>
      <w:r>
        <w:rPr>
          <w:rFonts w:ascii="Consolas" w:hAnsi="Consolas" w:cs="Consolas"/>
          <w:color w:val="0000FF"/>
          <w:sz w:val="19"/>
          <w:szCs w:val="19"/>
          <w:lang w:val="en-GB"/>
        </w:rPr>
        <w:t>using</w:t>
      </w: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EPiServer.DataAbstraction</w:t>
      </w:r>
      <w:proofErr w:type="spellEnd"/>
      <w:r>
        <w:rPr>
          <w:rFonts w:ascii="Consolas" w:hAnsi="Consolas" w:cs="Consolas"/>
          <w:color w:val="000000"/>
          <w:sz w:val="19"/>
          <w:szCs w:val="19"/>
          <w:lang w:val="en-GB"/>
        </w:rPr>
        <w:t>;</w:t>
      </w:r>
    </w:p>
    <w:p w14:paraId="041E0914" w14:textId="77777777" w:rsidR="001F64BE" w:rsidRDefault="001F64BE" w:rsidP="001F64BE">
      <w:pPr>
        <w:autoSpaceDE w:val="0"/>
        <w:autoSpaceDN w:val="0"/>
        <w:adjustRightInd w:val="0"/>
        <w:spacing w:after="0"/>
        <w:rPr>
          <w:rFonts w:ascii="Consolas" w:hAnsi="Consolas" w:cs="Consolas"/>
          <w:color w:val="000000"/>
          <w:sz w:val="19"/>
          <w:szCs w:val="19"/>
          <w:lang w:val="en-GB"/>
        </w:rPr>
      </w:pPr>
      <w:r>
        <w:rPr>
          <w:rFonts w:ascii="Consolas" w:hAnsi="Consolas" w:cs="Consolas"/>
          <w:color w:val="0000FF"/>
          <w:sz w:val="19"/>
          <w:szCs w:val="19"/>
          <w:lang w:val="en-GB"/>
        </w:rPr>
        <w:t>using</w:t>
      </w: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EPiServer.DataAnnotations</w:t>
      </w:r>
      <w:proofErr w:type="spellEnd"/>
      <w:r>
        <w:rPr>
          <w:rFonts w:ascii="Consolas" w:hAnsi="Consolas" w:cs="Consolas"/>
          <w:color w:val="000000"/>
          <w:sz w:val="19"/>
          <w:szCs w:val="19"/>
          <w:lang w:val="en-GB"/>
        </w:rPr>
        <w:t>;</w:t>
      </w:r>
    </w:p>
    <w:p w14:paraId="0F4F0036" w14:textId="77777777" w:rsidR="001F64BE" w:rsidRDefault="001F64BE" w:rsidP="001F64BE">
      <w:pPr>
        <w:autoSpaceDE w:val="0"/>
        <w:autoSpaceDN w:val="0"/>
        <w:adjustRightInd w:val="0"/>
        <w:spacing w:after="0"/>
        <w:rPr>
          <w:rFonts w:ascii="Consolas" w:hAnsi="Consolas" w:cs="Consolas"/>
          <w:color w:val="000000"/>
          <w:sz w:val="19"/>
          <w:szCs w:val="19"/>
          <w:lang w:val="en-GB"/>
        </w:rPr>
      </w:pPr>
    </w:p>
    <w:p w14:paraId="64C7D714" w14:textId="77777777" w:rsidR="001F64BE" w:rsidRDefault="001F64BE" w:rsidP="001F64BE">
      <w:pPr>
        <w:autoSpaceDE w:val="0"/>
        <w:autoSpaceDN w:val="0"/>
        <w:adjustRightInd w:val="0"/>
        <w:spacing w:after="0"/>
        <w:rPr>
          <w:rFonts w:ascii="Consolas" w:hAnsi="Consolas" w:cs="Consolas"/>
          <w:color w:val="000000"/>
          <w:sz w:val="19"/>
          <w:szCs w:val="19"/>
          <w:lang w:val="en-GB"/>
        </w:rPr>
      </w:pPr>
      <w:r>
        <w:rPr>
          <w:rFonts w:ascii="Consolas" w:hAnsi="Consolas" w:cs="Consolas"/>
          <w:color w:val="0000FF"/>
          <w:sz w:val="19"/>
          <w:szCs w:val="19"/>
          <w:lang w:val="en-GB"/>
        </w:rPr>
        <w:t>namespace</w:t>
      </w:r>
      <w:r>
        <w:rPr>
          <w:rFonts w:ascii="Consolas" w:hAnsi="Consolas" w:cs="Consolas"/>
          <w:color w:val="000000"/>
          <w:sz w:val="19"/>
          <w:szCs w:val="19"/>
          <w:lang w:val="en-GB"/>
        </w:rPr>
        <w:t xml:space="preserve"> </w:t>
      </w:r>
      <w:proofErr w:type="spellStart"/>
      <w:proofErr w:type="gramStart"/>
      <w:r>
        <w:rPr>
          <w:rFonts w:ascii="Consolas" w:hAnsi="Consolas" w:cs="Consolas"/>
          <w:color w:val="000000"/>
          <w:sz w:val="19"/>
          <w:szCs w:val="19"/>
          <w:lang w:val="en-GB"/>
        </w:rPr>
        <w:t>AlloyTraining.Models.Media</w:t>
      </w:r>
      <w:proofErr w:type="spellEnd"/>
      <w:proofErr w:type="gramEnd"/>
    </w:p>
    <w:p w14:paraId="619314B2" w14:textId="77777777" w:rsidR="001F64BE" w:rsidRDefault="001F64BE" w:rsidP="001F64BE">
      <w:pPr>
        <w:autoSpaceDE w:val="0"/>
        <w:autoSpaceDN w:val="0"/>
        <w:adjustRightInd w:val="0"/>
        <w:spacing w:after="0"/>
        <w:rPr>
          <w:rFonts w:ascii="Consolas" w:hAnsi="Consolas" w:cs="Consolas"/>
          <w:color w:val="000000"/>
          <w:sz w:val="19"/>
          <w:szCs w:val="19"/>
          <w:lang w:val="en-GB"/>
        </w:rPr>
      </w:pPr>
      <w:r>
        <w:rPr>
          <w:rFonts w:ascii="Consolas" w:hAnsi="Consolas" w:cs="Consolas"/>
          <w:color w:val="000000"/>
          <w:sz w:val="19"/>
          <w:szCs w:val="19"/>
          <w:lang w:val="en-GB"/>
        </w:rPr>
        <w:t>{</w:t>
      </w:r>
    </w:p>
    <w:p w14:paraId="628DE939" w14:textId="77777777" w:rsidR="001F64BE" w:rsidRDefault="001F64BE" w:rsidP="001F64BE">
      <w:pPr>
        <w:autoSpaceDE w:val="0"/>
        <w:autoSpaceDN w:val="0"/>
        <w:adjustRightInd w:val="0"/>
        <w:spacing w:after="0"/>
        <w:rPr>
          <w:rFonts w:ascii="Consolas" w:hAnsi="Consolas" w:cs="Consolas"/>
          <w:color w:val="000000"/>
          <w:sz w:val="19"/>
          <w:szCs w:val="19"/>
          <w:lang w:val="en-GB"/>
        </w:rPr>
      </w:pPr>
      <w:r>
        <w:rPr>
          <w:rFonts w:ascii="Consolas" w:hAnsi="Consolas" w:cs="Consolas"/>
          <w:color w:val="000000"/>
          <w:sz w:val="19"/>
          <w:szCs w:val="19"/>
          <w:lang w:val="en-GB"/>
        </w:rPr>
        <w:t xml:space="preserve">    [</w:t>
      </w:r>
      <w:proofErr w:type="gramStart"/>
      <w:r>
        <w:rPr>
          <w:rFonts w:ascii="Consolas" w:hAnsi="Consolas" w:cs="Consolas"/>
          <w:color w:val="2B91AF"/>
          <w:sz w:val="19"/>
          <w:szCs w:val="19"/>
          <w:lang w:val="en-GB"/>
        </w:rPr>
        <w:t>ContentType</w:t>
      </w:r>
      <w:r>
        <w:rPr>
          <w:rFonts w:ascii="Consolas" w:hAnsi="Consolas" w:cs="Consolas"/>
          <w:color w:val="000000"/>
          <w:sz w:val="19"/>
          <w:szCs w:val="19"/>
          <w:lang w:val="en-GB"/>
        </w:rPr>
        <w:t>(</w:t>
      </w:r>
      <w:proofErr w:type="gramEnd"/>
      <w:r>
        <w:rPr>
          <w:rFonts w:ascii="Consolas" w:hAnsi="Consolas" w:cs="Consolas"/>
          <w:color w:val="000000"/>
          <w:sz w:val="19"/>
          <w:szCs w:val="19"/>
          <w:lang w:val="en-GB"/>
        </w:rPr>
        <w:t xml:space="preserve">DisplayName = </w:t>
      </w:r>
      <w:r>
        <w:rPr>
          <w:rFonts w:ascii="Consolas" w:hAnsi="Consolas" w:cs="Consolas"/>
          <w:color w:val="A31515"/>
          <w:sz w:val="19"/>
          <w:szCs w:val="19"/>
          <w:lang w:val="en-GB"/>
        </w:rPr>
        <w:t>"Any File"</w:t>
      </w:r>
      <w:r>
        <w:rPr>
          <w:rFonts w:ascii="Consolas" w:hAnsi="Consolas" w:cs="Consolas"/>
          <w:color w:val="000000"/>
          <w:sz w:val="19"/>
          <w:szCs w:val="19"/>
          <w:lang w:val="en-GB"/>
        </w:rPr>
        <w:t>,</w:t>
      </w:r>
    </w:p>
    <w:p w14:paraId="79391382" w14:textId="77777777" w:rsidR="001F64BE" w:rsidRDefault="001F64BE" w:rsidP="001F64BE">
      <w:pPr>
        <w:autoSpaceDE w:val="0"/>
        <w:autoSpaceDN w:val="0"/>
        <w:adjustRightInd w:val="0"/>
        <w:spacing w:after="0"/>
        <w:rPr>
          <w:rFonts w:ascii="Consolas" w:hAnsi="Consolas" w:cs="Consolas"/>
          <w:color w:val="000000"/>
          <w:sz w:val="19"/>
          <w:szCs w:val="19"/>
          <w:lang w:val="en-GB"/>
        </w:rPr>
      </w:pPr>
      <w:r>
        <w:rPr>
          <w:rFonts w:ascii="Consolas" w:hAnsi="Consolas" w:cs="Consolas"/>
          <w:color w:val="008000"/>
          <w:sz w:val="19"/>
          <w:szCs w:val="19"/>
          <w:lang w:val="en-GB"/>
        </w:rPr>
        <w:t xml:space="preserve">        // your code will have a GUID</w:t>
      </w:r>
    </w:p>
    <w:p w14:paraId="1DAE6055" w14:textId="77777777" w:rsidR="001F64BE" w:rsidRDefault="001F64BE" w:rsidP="001F64BE">
      <w:pPr>
        <w:autoSpaceDE w:val="0"/>
        <w:autoSpaceDN w:val="0"/>
        <w:adjustRightInd w:val="0"/>
        <w:spacing w:after="0"/>
        <w:rPr>
          <w:rFonts w:ascii="Consolas" w:hAnsi="Consolas" w:cs="Consolas"/>
          <w:color w:val="000000"/>
          <w:sz w:val="19"/>
          <w:szCs w:val="19"/>
          <w:lang w:val="en-GB"/>
        </w:rPr>
      </w:pPr>
      <w:r>
        <w:rPr>
          <w:rFonts w:ascii="Consolas" w:hAnsi="Consolas" w:cs="Consolas"/>
          <w:color w:val="000000"/>
          <w:sz w:val="19"/>
          <w:szCs w:val="19"/>
          <w:lang w:val="en-GB"/>
        </w:rPr>
        <w:t xml:space="preserve">        Description = </w:t>
      </w:r>
      <w:r>
        <w:rPr>
          <w:rFonts w:ascii="Consolas" w:hAnsi="Consolas" w:cs="Consolas"/>
          <w:color w:val="A31515"/>
          <w:sz w:val="19"/>
          <w:szCs w:val="19"/>
          <w:lang w:val="en-GB"/>
        </w:rPr>
        <w:t>"Use this to upload any type of file."</w:t>
      </w:r>
      <w:r>
        <w:rPr>
          <w:rFonts w:ascii="Consolas" w:hAnsi="Consolas" w:cs="Consolas"/>
          <w:color w:val="000000"/>
          <w:sz w:val="19"/>
          <w:szCs w:val="19"/>
          <w:lang w:val="en-GB"/>
        </w:rPr>
        <w:t>)]</w:t>
      </w:r>
    </w:p>
    <w:p w14:paraId="45B26B54" w14:textId="77777777" w:rsidR="001F64BE" w:rsidRDefault="001F64BE" w:rsidP="001F64BE">
      <w:pPr>
        <w:autoSpaceDE w:val="0"/>
        <w:autoSpaceDN w:val="0"/>
        <w:adjustRightInd w:val="0"/>
        <w:spacing w:after="0"/>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w:t>
      </w:r>
      <w:r>
        <w:rPr>
          <w:rFonts w:ascii="Consolas" w:hAnsi="Consolas" w:cs="Consolas"/>
          <w:color w:val="0000FF"/>
          <w:sz w:val="19"/>
          <w:szCs w:val="19"/>
          <w:lang w:val="en-GB"/>
        </w:rPr>
        <w:t>class</w:t>
      </w:r>
      <w:r>
        <w:rPr>
          <w:rFonts w:ascii="Consolas" w:hAnsi="Consolas" w:cs="Consolas"/>
          <w:color w:val="000000"/>
          <w:sz w:val="19"/>
          <w:szCs w:val="19"/>
          <w:lang w:val="en-GB"/>
        </w:rPr>
        <w:t xml:space="preserve"> </w:t>
      </w:r>
      <w:proofErr w:type="spellStart"/>
      <w:proofErr w:type="gramStart"/>
      <w:r>
        <w:rPr>
          <w:rFonts w:ascii="Consolas" w:hAnsi="Consolas" w:cs="Consolas"/>
          <w:color w:val="2B91AF"/>
          <w:sz w:val="19"/>
          <w:szCs w:val="19"/>
          <w:lang w:val="en-GB"/>
        </w:rPr>
        <w:t>AnyFile</w:t>
      </w:r>
      <w:proofErr w:type="spellEnd"/>
      <w:r>
        <w:rPr>
          <w:rFonts w:ascii="Consolas" w:hAnsi="Consolas" w:cs="Consolas"/>
          <w:color w:val="000000"/>
          <w:sz w:val="19"/>
          <w:szCs w:val="19"/>
          <w:lang w:val="en-GB"/>
        </w:rPr>
        <w:t xml:space="preserve"> :</w:t>
      </w:r>
      <w:proofErr w:type="gramEnd"/>
      <w:r>
        <w:rPr>
          <w:rFonts w:ascii="Consolas" w:hAnsi="Consolas" w:cs="Consolas"/>
          <w:color w:val="000000"/>
          <w:sz w:val="19"/>
          <w:szCs w:val="19"/>
          <w:lang w:val="en-GB"/>
        </w:rPr>
        <w:t xml:space="preserve"> </w:t>
      </w:r>
      <w:proofErr w:type="spellStart"/>
      <w:r>
        <w:rPr>
          <w:rFonts w:ascii="Consolas" w:hAnsi="Consolas" w:cs="Consolas"/>
          <w:color w:val="2B91AF"/>
          <w:sz w:val="19"/>
          <w:szCs w:val="19"/>
          <w:lang w:val="en-GB"/>
        </w:rPr>
        <w:t>MediaData</w:t>
      </w:r>
      <w:proofErr w:type="spellEnd"/>
    </w:p>
    <w:p w14:paraId="68CC562C" w14:textId="77777777" w:rsidR="001F64BE" w:rsidRDefault="001F64BE" w:rsidP="001F64BE">
      <w:pPr>
        <w:autoSpaceDE w:val="0"/>
        <w:autoSpaceDN w:val="0"/>
        <w:adjustRightInd w:val="0"/>
        <w:spacing w:after="0"/>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0212BBF7" w14:textId="77777777" w:rsidR="001F64BE" w:rsidRDefault="001F64BE" w:rsidP="001F64BE">
      <w:pPr>
        <w:autoSpaceDE w:val="0"/>
        <w:autoSpaceDN w:val="0"/>
        <w:adjustRightInd w:val="0"/>
        <w:spacing w:after="0"/>
        <w:rPr>
          <w:rFonts w:ascii="Consolas" w:hAnsi="Consolas" w:cs="Consolas"/>
          <w:color w:val="000000"/>
          <w:sz w:val="19"/>
          <w:szCs w:val="19"/>
          <w:lang w:val="en-GB"/>
        </w:rPr>
      </w:pPr>
      <w:r>
        <w:rPr>
          <w:rFonts w:ascii="Consolas" w:hAnsi="Consolas" w:cs="Consolas"/>
          <w:color w:val="000000"/>
          <w:sz w:val="19"/>
          <w:szCs w:val="19"/>
          <w:lang w:val="en-GB"/>
        </w:rPr>
        <w:lastRenderedPageBreak/>
        <w:t xml:space="preserve">    }</w:t>
      </w:r>
    </w:p>
    <w:p w14:paraId="23C1AE60" w14:textId="77777777" w:rsidR="001F64BE" w:rsidRPr="00291304" w:rsidRDefault="001F64BE" w:rsidP="001F64BE">
      <w:pPr>
        <w:rPr>
          <w:lang w:val="en-GB"/>
        </w:rPr>
      </w:pPr>
      <w:r>
        <w:rPr>
          <w:rFonts w:ascii="Consolas" w:hAnsi="Consolas" w:cs="Consolas"/>
          <w:color w:val="000000"/>
          <w:sz w:val="19"/>
          <w:szCs w:val="19"/>
          <w:lang w:val="en-GB"/>
        </w:rPr>
        <w:t>}</w:t>
      </w:r>
    </w:p>
    <w:p w14:paraId="584B62D5" w14:textId="77777777" w:rsidR="001F64BE" w:rsidRPr="00BD1128" w:rsidRDefault="001F64BE" w:rsidP="00F8246B">
      <w:pPr>
        <w:pStyle w:val="Heading2"/>
        <w:rPr>
          <w:lang w:val="en-GB"/>
        </w:rPr>
      </w:pPr>
      <w:bookmarkStart w:id="15" w:name="_Toc9338989"/>
      <w:r>
        <w:rPr>
          <w:lang w:val="en-GB"/>
        </w:rPr>
        <w:t>Uploading files</w:t>
      </w:r>
      <w:bookmarkEnd w:id="15"/>
    </w:p>
    <w:p w14:paraId="5F1B5A92" w14:textId="573CB954" w:rsidR="001F64BE" w:rsidRDefault="001F64BE" w:rsidP="008C604E">
      <w:pPr>
        <w:pStyle w:val="ListParagraph"/>
        <w:numPr>
          <w:ilvl w:val="0"/>
          <w:numId w:val="8"/>
        </w:numPr>
        <w:spacing w:after="120" w:line="240" w:lineRule="auto"/>
        <w:contextualSpacing w:val="0"/>
        <w:rPr>
          <w:lang w:val="en-GB"/>
        </w:rPr>
      </w:pPr>
      <w:r w:rsidRPr="00E64790">
        <w:rPr>
          <w:lang w:val="en-GB"/>
        </w:rPr>
        <w:t>Start the website</w:t>
      </w:r>
      <w:r w:rsidR="00680DB0">
        <w:rPr>
          <w:lang w:val="en-GB"/>
        </w:rPr>
        <w:t xml:space="preserve">, navigate to </w:t>
      </w:r>
      <w:r w:rsidR="000A43DF">
        <w:rPr>
          <w:b/>
          <w:lang w:val="en-GB"/>
        </w:rPr>
        <w:t>episerver/cms</w:t>
      </w:r>
      <w:r w:rsidRPr="00E64790">
        <w:rPr>
          <w:lang w:val="en-GB"/>
        </w:rPr>
        <w:t>, and log in as</w:t>
      </w:r>
      <w:r>
        <w:rPr>
          <w:lang w:val="en-GB"/>
        </w:rPr>
        <w:t xml:space="preserve"> a CMS</w:t>
      </w:r>
      <w:r w:rsidRPr="00E64790">
        <w:rPr>
          <w:lang w:val="en-GB"/>
        </w:rPr>
        <w:t xml:space="preserve"> </w:t>
      </w:r>
      <w:r w:rsidRPr="006376FA">
        <w:rPr>
          <w:lang w:val="en-GB"/>
        </w:rPr>
        <w:t>Admin</w:t>
      </w:r>
      <w:r w:rsidRPr="00E64790">
        <w:rPr>
          <w:lang w:val="en-GB"/>
        </w:rPr>
        <w:t>.</w:t>
      </w:r>
    </w:p>
    <w:p w14:paraId="376E8109" w14:textId="77777777" w:rsidR="001F64BE" w:rsidRDefault="001F64BE" w:rsidP="008C604E">
      <w:pPr>
        <w:pStyle w:val="ListParagraph"/>
        <w:keepNext/>
        <w:numPr>
          <w:ilvl w:val="0"/>
          <w:numId w:val="8"/>
        </w:numPr>
        <w:spacing w:after="120" w:line="240" w:lineRule="auto"/>
        <w:ind w:left="714" w:hanging="357"/>
        <w:contextualSpacing w:val="0"/>
        <w:rPr>
          <w:lang w:val="en-GB"/>
        </w:rPr>
      </w:pPr>
      <w:r>
        <w:rPr>
          <w:lang w:val="en-GB"/>
        </w:rPr>
        <w:t xml:space="preserve">Navigate to </w:t>
      </w:r>
      <w:r w:rsidRPr="006376FA">
        <w:rPr>
          <w:b/>
          <w:lang w:val="en-GB"/>
        </w:rPr>
        <w:t>CMS</w:t>
      </w:r>
      <w:r>
        <w:rPr>
          <w:lang w:val="en-GB"/>
        </w:rPr>
        <w:t xml:space="preserve"> | </w:t>
      </w:r>
      <w:r w:rsidRPr="006376FA">
        <w:rPr>
          <w:b/>
          <w:lang w:val="en-GB"/>
        </w:rPr>
        <w:t>Admin</w:t>
      </w:r>
      <w:r>
        <w:rPr>
          <w:lang w:val="en-GB"/>
        </w:rPr>
        <w:t xml:space="preserve"> | </w:t>
      </w:r>
      <w:r w:rsidRPr="006376FA">
        <w:rPr>
          <w:b/>
          <w:lang w:val="en-GB"/>
        </w:rPr>
        <w:t>Content Type</w:t>
      </w:r>
      <w:r>
        <w:rPr>
          <w:lang w:val="en-GB"/>
        </w:rPr>
        <w:t xml:space="preserve">, and select </w:t>
      </w:r>
      <w:r w:rsidRPr="006376FA">
        <w:rPr>
          <w:b/>
          <w:lang w:val="en-GB"/>
        </w:rPr>
        <w:t>Any File</w:t>
      </w:r>
      <w:r>
        <w:rPr>
          <w:lang w:val="en-GB"/>
        </w:rPr>
        <w:t>, as shown in the following screenshot:</w:t>
      </w:r>
    </w:p>
    <w:p w14:paraId="255902A0" w14:textId="77777777" w:rsidR="001F64BE" w:rsidRPr="006376FA" w:rsidRDefault="001F64BE" w:rsidP="001F64BE">
      <w:pPr>
        <w:ind w:left="720"/>
        <w:rPr>
          <w:lang w:val="en-GB"/>
        </w:rPr>
      </w:pPr>
      <w:r>
        <w:rPr>
          <w:noProof/>
          <w:lang w:val="en-GB"/>
        </w:rPr>
        <w:drawing>
          <wp:inline distT="0" distB="0" distL="0" distR="0" wp14:anchorId="1050FB66" wp14:editId="0DC929F6">
            <wp:extent cx="4294800" cy="2260800"/>
            <wp:effectExtent l="0" t="0" r="0" b="635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294800" cy="2260800"/>
                    </a:xfrm>
                    <a:prstGeom prst="rect">
                      <a:avLst/>
                    </a:prstGeom>
                    <a:noFill/>
                    <a:ln>
                      <a:noFill/>
                    </a:ln>
                  </pic:spPr>
                </pic:pic>
              </a:graphicData>
            </a:graphic>
          </wp:inline>
        </w:drawing>
      </w:r>
    </w:p>
    <w:p w14:paraId="62C66B1F" w14:textId="77777777" w:rsidR="001F64BE" w:rsidRDefault="001F64BE" w:rsidP="008C604E">
      <w:pPr>
        <w:pStyle w:val="ListParagraph"/>
        <w:numPr>
          <w:ilvl w:val="0"/>
          <w:numId w:val="8"/>
        </w:numPr>
        <w:spacing w:after="120" w:line="240" w:lineRule="auto"/>
        <w:contextualSpacing w:val="0"/>
        <w:rPr>
          <w:lang w:val="sv-SE"/>
        </w:rPr>
      </w:pPr>
      <w:r>
        <w:rPr>
          <w:lang w:val="sv-SE"/>
        </w:rPr>
        <w:t xml:space="preserve">Navigate to </w:t>
      </w:r>
      <w:r w:rsidRPr="00E64790">
        <w:rPr>
          <w:b/>
          <w:lang w:val="sv-SE"/>
        </w:rPr>
        <w:t>CMS</w:t>
      </w:r>
      <w:r>
        <w:rPr>
          <w:lang w:val="sv-SE"/>
        </w:rPr>
        <w:t xml:space="preserve"> | </w:t>
      </w:r>
      <w:r w:rsidRPr="00E64790">
        <w:rPr>
          <w:b/>
          <w:lang w:val="sv-SE"/>
        </w:rPr>
        <w:t>Edit</w:t>
      </w:r>
      <w:r>
        <w:rPr>
          <w:lang w:val="sv-SE"/>
        </w:rPr>
        <w:t>.</w:t>
      </w:r>
    </w:p>
    <w:p w14:paraId="71086A89" w14:textId="77777777" w:rsidR="001F64BE" w:rsidRDefault="001F64BE" w:rsidP="008C604E">
      <w:pPr>
        <w:pStyle w:val="ListParagraph"/>
        <w:keepNext/>
        <w:numPr>
          <w:ilvl w:val="0"/>
          <w:numId w:val="8"/>
        </w:numPr>
        <w:spacing w:after="120" w:line="240" w:lineRule="auto"/>
        <w:ind w:left="714" w:hanging="357"/>
        <w:contextualSpacing w:val="0"/>
        <w:rPr>
          <w:lang w:val="en-GB"/>
        </w:rPr>
      </w:pPr>
      <w:r>
        <w:rPr>
          <w:lang w:val="en-GB"/>
        </w:rPr>
        <w:t xml:space="preserve">In </w:t>
      </w:r>
      <w:r w:rsidRPr="007150F1">
        <w:rPr>
          <w:b/>
          <w:lang w:val="en-GB"/>
        </w:rPr>
        <w:t>Assets</w:t>
      </w:r>
      <w:r>
        <w:rPr>
          <w:lang w:val="en-GB"/>
        </w:rPr>
        <w:t xml:space="preserve"> pane, create a folder named </w:t>
      </w:r>
      <w:r>
        <w:rPr>
          <w:b/>
          <w:lang w:val="en-GB"/>
        </w:rPr>
        <w:t>Documents</w:t>
      </w:r>
      <w:r>
        <w:rPr>
          <w:lang w:val="en-GB"/>
        </w:rPr>
        <w:t xml:space="preserve"> in </w:t>
      </w:r>
      <w:r w:rsidRPr="00253578">
        <w:rPr>
          <w:b/>
          <w:lang w:val="en-GB"/>
        </w:rPr>
        <w:t xml:space="preserve">For </w:t>
      </w:r>
      <w:r>
        <w:rPr>
          <w:b/>
          <w:lang w:val="en-GB"/>
        </w:rPr>
        <w:t>This</w:t>
      </w:r>
      <w:r w:rsidRPr="00253578">
        <w:rPr>
          <w:b/>
          <w:lang w:val="en-GB"/>
        </w:rPr>
        <w:t xml:space="preserve"> Site</w:t>
      </w:r>
      <w:r>
        <w:rPr>
          <w:lang w:val="en-GB"/>
        </w:rPr>
        <w:t>, as shown in the following screenshot:</w:t>
      </w:r>
    </w:p>
    <w:p w14:paraId="6AEC07A6" w14:textId="77777777" w:rsidR="001F64BE" w:rsidRDefault="001F64BE" w:rsidP="001F64BE">
      <w:pPr>
        <w:ind w:left="720"/>
        <w:rPr>
          <w:lang w:val="en-GB"/>
        </w:rPr>
      </w:pPr>
      <w:r>
        <w:rPr>
          <w:noProof/>
          <w:lang w:val="en-GB"/>
        </w:rPr>
        <w:drawing>
          <wp:inline distT="0" distB="0" distL="0" distR="0" wp14:anchorId="795B74CA" wp14:editId="449C72F4">
            <wp:extent cx="1911600" cy="1047600"/>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11600" cy="1047600"/>
                    </a:xfrm>
                    <a:prstGeom prst="rect">
                      <a:avLst/>
                    </a:prstGeom>
                    <a:noFill/>
                    <a:ln>
                      <a:noFill/>
                    </a:ln>
                  </pic:spPr>
                </pic:pic>
              </a:graphicData>
            </a:graphic>
          </wp:inline>
        </w:drawing>
      </w:r>
    </w:p>
    <w:p w14:paraId="7BEE4B22" w14:textId="77777777" w:rsidR="001F64BE" w:rsidRDefault="001F64BE" w:rsidP="001F64BE">
      <w:pPr>
        <w:pStyle w:val="NoteBox"/>
        <w:rPr>
          <w:lang w:val="en-GB"/>
        </w:rPr>
      </w:pPr>
      <w:r>
        <w:rPr>
          <w:lang w:val="en-GB"/>
        </w:rPr>
        <w:t xml:space="preserve">If you cannot see the </w:t>
      </w:r>
      <w:r w:rsidRPr="00877940">
        <w:rPr>
          <w:b/>
          <w:lang w:val="en-GB"/>
        </w:rPr>
        <w:t>For This Site</w:t>
      </w:r>
      <w:r>
        <w:rPr>
          <w:lang w:val="en-GB"/>
        </w:rPr>
        <w:t xml:space="preserve"> folder, then navigate to </w:t>
      </w:r>
      <w:r w:rsidRPr="00877940">
        <w:rPr>
          <w:b/>
          <w:lang w:val="en-GB"/>
        </w:rPr>
        <w:t>CMS</w:t>
      </w:r>
      <w:r>
        <w:rPr>
          <w:lang w:val="en-GB"/>
        </w:rPr>
        <w:t xml:space="preserve"> | </w:t>
      </w:r>
      <w:r w:rsidRPr="00877940">
        <w:rPr>
          <w:b/>
          <w:lang w:val="en-GB"/>
        </w:rPr>
        <w:t>Admin</w:t>
      </w:r>
      <w:r>
        <w:rPr>
          <w:lang w:val="en-GB"/>
        </w:rPr>
        <w:t xml:space="preserve"> | </w:t>
      </w:r>
      <w:r w:rsidRPr="00877940">
        <w:rPr>
          <w:b/>
          <w:lang w:val="en-GB"/>
        </w:rPr>
        <w:t>Config</w:t>
      </w:r>
      <w:r>
        <w:rPr>
          <w:lang w:val="en-GB"/>
        </w:rPr>
        <w:t xml:space="preserve"> | </w:t>
      </w:r>
      <w:r w:rsidRPr="00877940">
        <w:rPr>
          <w:b/>
          <w:lang w:val="en-GB"/>
        </w:rPr>
        <w:t>Manage Websites</w:t>
      </w:r>
      <w:r>
        <w:rPr>
          <w:lang w:val="en-GB"/>
        </w:rPr>
        <w:t xml:space="preserve">, click the </w:t>
      </w:r>
      <w:r w:rsidRPr="00877940">
        <w:rPr>
          <w:b/>
          <w:lang w:val="en-GB"/>
        </w:rPr>
        <w:t>Alloy Training</w:t>
      </w:r>
      <w:r>
        <w:rPr>
          <w:lang w:val="en-GB"/>
        </w:rPr>
        <w:t xml:space="preserve"> site, select the </w:t>
      </w:r>
      <w:r w:rsidRPr="00877940">
        <w:rPr>
          <w:b/>
          <w:lang w:val="en-GB"/>
        </w:rPr>
        <w:t>Use site</w:t>
      </w:r>
      <w:r>
        <w:rPr>
          <w:b/>
          <w:lang w:val="en-GB"/>
        </w:rPr>
        <w:t>-</w:t>
      </w:r>
      <w:r w:rsidRPr="00877940">
        <w:rPr>
          <w:b/>
          <w:lang w:val="en-GB"/>
        </w:rPr>
        <w:t>specific assets</w:t>
      </w:r>
      <w:r>
        <w:rPr>
          <w:lang w:val="en-GB"/>
        </w:rPr>
        <w:t xml:space="preserve"> checkbox, and click </w:t>
      </w:r>
      <w:r w:rsidRPr="00877940">
        <w:rPr>
          <w:b/>
          <w:lang w:val="en-GB"/>
        </w:rPr>
        <w:t>Save</w:t>
      </w:r>
      <w:r>
        <w:rPr>
          <w:lang w:val="en-GB"/>
        </w:rPr>
        <w:t>.</w:t>
      </w:r>
    </w:p>
    <w:p w14:paraId="7FC563D7" w14:textId="77777777" w:rsidR="001F64BE" w:rsidRPr="007150F1" w:rsidRDefault="001F64BE" w:rsidP="001F64BE">
      <w:pPr>
        <w:pStyle w:val="NoteBox"/>
        <w:rPr>
          <w:lang w:val="en-GB"/>
        </w:rPr>
      </w:pPr>
      <w:r>
        <w:rPr>
          <w:lang w:val="en-GB"/>
        </w:rPr>
        <w:t xml:space="preserve">It does not matter if </w:t>
      </w:r>
      <w:r w:rsidRPr="00253578">
        <w:rPr>
          <w:b/>
          <w:lang w:val="en-GB"/>
        </w:rPr>
        <w:t>Blocks</w:t>
      </w:r>
      <w:r>
        <w:rPr>
          <w:lang w:val="en-GB"/>
        </w:rPr>
        <w:t xml:space="preserve"> or </w:t>
      </w:r>
      <w:r w:rsidRPr="00253578">
        <w:rPr>
          <w:b/>
          <w:lang w:val="en-GB"/>
        </w:rPr>
        <w:t>Media</w:t>
      </w:r>
      <w:r>
        <w:rPr>
          <w:lang w:val="en-GB"/>
        </w:rPr>
        <w:t xml:space="preserve"> is currently selected when you create a folder because they both share the same folder structure. But you must select the </w:t>
      </w:r>
      <w:r w:rsidRPr="006A3EB8">
        <w:rPr>
          <w:b/>
          <w:lang w:val="en-GB"/>
        </w:rPr>
        <w:t>Media</w:t>
      </w:r>
      <w:r>
        <w:rPr>
          <w:lang w:val="en-GB"/>
        </w:rPr>
        <w:t xml:space="preserve"> tab before you can upload files.</w:t>
      </w:r>
    </w:p>
    <w:p w14:paraId="52941F1F" w14:textId="77777777" w:rsidR="001F64BE" w:rsidRDefault="001F64BE" w:rsidP="008C604E">
      <w:pPr>
        <w:pStyle w:val="ListParagraph"/>
        <w:numPr>
          <w:ilvl w:val="0"/>
          <w:numId w:val="8"/>
        </w:numPr>
        <w:spacing w:after="120" w:line="240" w:lineRule="auto"/>
        <w:contextualSpacing w:val="0"/>
        <w:rPr>
          <w:lang w:val="en-GB"/>
        </w:rPr>
      </w:pPr>
      <w:r>
        <w:rPr>
          <w:lang w:val="en-GB"/>
        </w:rPr>
        <w:t xml:space="preserve">Select the </w:t>
      </w:r>
      <w:r w:rsidRPr="00FE2DBF">
        <w:rPr>
          <w:b/>
          <w:lang w:val="en-GB"/>
        </w:rPr>
        <w:t>Media</w:t>
      </w:r>
      <w:r>
        <w:rPr>
          <w:lang w:val="en-GB"/>
        </w:rPr>
        <w:t xml:space="preserve"> tab.</w:t>
      </w:r>
    </w:p>
    <w:p w14:paraId="177AD762" w14:textId="77777777" w:rsidR="001F64BE" w:rsidRDefault="001F64BE" w:rsidP="008C604E">
      <w:pPr>
        <w:pStyle w:val="ListParagraph"/>
        <w:numPr>
          <w:ilvl w:val="0"/>
          <w:numId w:val="8"/>
        </w:numPr>
        <w:spacing w:after="120" w:line="240" w:lineRule="auto"/>
        <w:contextualSpacing w:val="0"/>
        <w:rPr>
          <w:lang w:val="en-GB"/>
        </w:rPr>
      </w:pPr>
      <w:r>
        <w:rPr>
          <w:lang w:val="en-GB"/>
        </w:rPr>
        <w:t xml:space="preserve">Select the </w:t>
      </w:r>
      <w:r w:rsidRPr="006376FA">
        <w:rPr>
          <w:b/>
          <w:lang w:val="en-GB"/>
        </w:rPr>
        <w:t>Documents</w:t>
      </w:r>
      <w:r>
        <w:rPr>
          <w:lang w:val="en-GB"/>
        </w:rPr>
        <w:t xml:space="preserve"> folder.</w:t>
      </w:r>
    </w:p>
    <w:p w14:paraId="5EA58C63" w14:textId="77777777" w:rsidR="001F64BE" w:rsidRDefault="001F64BE" w:rsidP="008C604E">
      <w:pPr>
        <w:pStyle w:val="ListParagraph"/>
        <w:keepNext/>
        <w:numPr>
          <w:ilvl w:val="0"/>
          <w:numId w:val="8"/>
        </w:numPr>
        <w:spacing w:after="120" w:line="240" w:lineRule="auto"/>
        <w:ind w:left="714" w:hanging="357"/>
        <w:contextualSpacing w:val="0"/>
        <w:rPr>
          <w:lang w:val="en-GB"/>
        </w:rPr>
      </w:pPr>
      <w:r>
        <w:rPr>
          <w:noProof/>
          <w:lang w:val="en-GB"/>
        </w:rPr>
        <w:lastRenderedPageBreak/>
        <w:drawing>
          <wp:anchor distT="0" distB="0" distL="114300" distR="114300" simplePos="0" relativeHeight="251666432" behindDoc="0" locked="0" layoutInCell="1" allowOverlap="1" wp14:anchorId="40F2C100" wp14:editId="3BE2E5FB">
            <wp:simplePos x="0" y="0"/>
            <wp:positionH relativeFrom="column">
              <wp:align>right</wp:align>
            </wp:positionH>
            <wp:positionV relativeFrom="line">
              <wp:posOffset>-635</wp:posOffset>
            </wp:positionV>
            <wp:extent cx="1533600" cy="1767600"/>
            <wp:effectExtent l="0" t="0" r="0" b="4445"/>
            <wp:wrapSquare wrapText="bothSides"/>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33600" cy="1767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t xml:space="preserve">Start </w:t>
      </w:r>
      <w:r w:rsidRPr="006376FA">
        <w:rPr>
          <w:b/>
          <w:lang w:val="en-GB"/>
        </w:rPr>
        <w:t>File Explorer</w:t>
      </w:r>
      <w:r>
        <w:rPr>
          <w:lang w:val="en-GB"/>
        </w:rPr>
        <w:t>.</w:t>
      </w:r>
    </w:p>
    <w:p w14:paraId="10079E3D" w14:textId="7E5D9490" w:rsidR="001F64BE" w:rsidRDefault="001F64BE" w:rsidP="008C604E">
      <w:pPr>
        <w:pStyle w:val="ListParagraph"/>
        <w:keepNext/>
        <w:numPr>
          <w:ilvl w:val="0"/>
          <w:numId w:val="8"/>
        </w:numPr>
        <w:spacing w:after="120" w:line="240" w:lineRule="auto"/>
        <w:ind w:left="714" w:hanging="357"/>
        <w:contextualSpacing w:val="0"/>
        <w:rPr>
          <w:lang w:val="en-GB"/>
        </w:rPr>
      </w:pPr>
      <w:r>
        <w:rPr>
          <w:lang w:val="en-GB"/>
        </w:rPr>
        <w:t xml:space="preserve">From the folder </w:t>
      </w:r>
      <w:r w:rsidR="00D16B53">
        <w:rPr>
          <w:b/>
          <w:lang w:val="en-GB"/>
        </w:rPr>
        <w:t xml:space="preserve">&lt;&lt;source </w:t>
      </w:r>
      <w:r w:rsidR="007147B4">
        <w:rPr>
          <w:b/>
          <w:lang w:val="en-GB"/>
        </w:rPr>
        <w:t>code project&gt;&gt;</w:t>
      </w:r>
      <w:r>
        <w:rPr>
          <w:b/>
          <w:lang w:val="en-GB"/>
        </w:rPr>
        <w:t>\</w:t>
      </w:r>
      <w:r w:rsidRPr="00BE688A">
        <w:rPr>
          <w:b/>
          <w:lang w:val="en-GB"/>
        </w:rPr>
        <w:t>Assets\Documents</w:t>
      </w:r>
      <w:r>
        <w:rPr>
          <w:lang w:val="en-GB"/>
        </w:rPr>
        <w:t xml:space="preserve">, drag and drop </w:t>
      </w:r>
      <w:r w:rsidRPr="00BE688A">
        <w:rPr>
          <w:b/>
          <w:lang w:val="en-GB"/>
        </w:rPr>
        <w:t>SurfaceRT.png</w:t>
      </w:r>
      <w:r>
        <w:rPr>
          <w:lang w:val="en-GB"/>
        </w:rPr>
        <w:t xml:space="preserve">, </w:t>
      </w:r>
      <w:r w:rsidRPr="00BE688A">
        <w:rPr>
          <w:b/>
          <w:lang w:val="en-GB"/>
        </w:rPr>
        <w:t>EditorialTexts.txt</w:t>
      </w:r>
      <w:r>
        <w:rPr>
          <w:lang w:val="en-GB"/>
        </w:rPr>
        <w:t xml:space="preserve">, and </w:t>
      </w:r>
      <w:r w:rsidRPr="00BE688A">
        <w:rPr>
          <w:b/>
          <w:lang w:val="en-GB"/>
        </w:rPr>
        <w:t>Translations.pdf</w:t>
      </w:r>
      <w:r>
        <w:rPr>
          <w:lang w:val="en-GB"/>
        </w:rPr>
        <w:t xml:space="preserve"> into the </w:t>
      </w:r>
      <w:r>
        <w:rPr>
          <w:b/>
          <w:lang w:val="en-GB"/>
        </w:rPr>
        <w:t>Documents</w:t>
      </w:r>
      <w:r>
        <w:rPr>
          <w:lang w:val="en-GB"/>
        </w:rPr>
        <w:t xml:space="preserve"> folder, as shown in the following screenshots:</w:t>
      </w:r>
    </w:p>
    <w:p w14:paraId="0F4E4FB2" w14:textId="77777777" w:rsidR="001F64BE" w:rsidRDefault="001F64BE" w:rsidP="001F64BE">
      <w:pPr>
        <w:ind w:left="714"/>
        <w:rPr>
          <w:lang w:val="en-GB"/>
        </w:rPr>
      </w:pPr>
      <w:r>
        <w:rPr>
          <w:noProof/>
        </w:rPr>
        <w:drawing>
          <wp:inline distT="0" distB="0" distL="0" distR="0" wp14:anchorId="0A9DA4E1" wp14:editId="5CCB0548">
            <wp:extent cx="3200400" cy="1011600"/>
            <wp:effectExtent l="0" t="0" r="0"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00400" cy="1011600"/>
                    </a:xfrm>
                    <a:prstGeom prst="rect">
                      <a:avLst/>
                    </a:prstGeom>
                  </pic:spPr>
                </pic:pic>
              </a:graphicData>
            </a:graphic>
          </wp:inline>
        </w:drawing>
      </w:r>
      <w:r>
        <w:rPr>
          <w:lang w:val="en-GB"/>
        </w:rPr>
        <w:t xml:space="preserve"> </w:t>
      </w:r>
    </w:p>
    <w:p w14:paraId="4A5428B8" w14:textId="77777777" w:rsidR="001F64BE" w:rsidRDefault="001F64BE" w:rsidP="001F64BE">
      <w:pPr>
        <w:pStyle w:val="NoteBox"/>
        <w:rPr>
          <w:lang w:val="en-GB"/>
        </w:rPr>
      </w:pPr>
      <w:r>
        <w:rPr>
          <w:lang w:val="en-GB"/>
        </w:rPr>
        <w:t xml:space="preserve">If the </w:t>
      </w:r>
      <w:r w:rsidRPr="00736604">
        <w:rPr>
          <w:b/>
          <w:lang w:val="en-GB"/>
        </w:rPr>
        <w:t>Blocks</w:t>
      </w:r>
      <w:r>
        <w:rPr>
          <w:lang w:val="en-GB"/>
        </w:rPr>
        <w:t xml:space="preserve"> tab is selected, you will not be able to drag and drop files, but it doesn’t tell you why.</w:t>
      </w:r>
    </w:p>
    <w:p w14:paraId="19AAF882" w14:textId="77777777" w:rsidR="001F64BE" w:rsidRDefault="001F64BE" w:rsidP="008C604E">
      <w:pPr>
        <w:pStyle w:val="ListParagraph"/>
        <w:keepNext/>
        <w:numPr>
          <w:ilvl w:val="0"/>
          <w:numId w:val="8"/>
        </w:numPr>
        <w:spacing w:after="120" w:line="240" w:lineRule="auto"/>
        <w:ind w:left="714" w:hanging="357"/>
        <w:contextualSpacing w:val="0"/>
        <w:rPr>
          <w:lang w:val="en-GB"/>
        </w:rPr>
      </w:pPr>
      <w:r>
        <w:rPr>
          <w:lang w:val="en-GB"/>
        </w:rPr>
        <w:t xml:space="preserve">Leave the browser running, and in Visual Studio, in </w:t>
      </w:r>
      <w:r w:rsidRPr="00680EB2">
        <w:rPr>
          <w:b/>
          <w:lang w:val="en-GB"/>
        </w:rPr>
        <w:t>Solution Explorer</w:t>
      </w:r>
      <w:r>
        <w:rPr>
          <w:lang w:val="en-GB"/>
        </w:rPr>
        <w:t xml:space="preserve">, expand the </w:t>
      </w:r>
      <w:r w:rsidRPr="00D413AB">
        <w:rPr>
          <w:b/>
          <w:lang w:val="en-GB"/>
        </w:rPr>
        <w:t>App_Data</w:t>
      </w:r>
      <w:r>
        <w:rPr>
          <w:lang w:val="en-GB"/>
        </w:rPr>
        <w:t xml:space="preserve"> folder, toggle </w:t>
      </w:r>
      <w:r w:rsidRPr="00D413AB">
        <w:rPr>
          <w:b/>
          <w:lang w:val="en-GB"/>
        </w:rPr>
        <w:t>Show All Files</w:t>
      </w:r>
      <w:r>
        <w:rPr>
          <w:lang w:val="en-GB"/>
        </w:rPr>
        <w:t xml:space="preserve">, refresh to show the </w:t>
      </w:r>
      <w:r w:rsidRPr="00D413AB">
        <w:rPr>
          <w:b/>
          <w:lang w:val="en-GB"/>
        </w:rPr>
        <w:t>blobs</w:t>
      </w:r>
      <w:r>
        <w:rPr>
          <w:lang w:val="en-GB"/>
        </w:rPr>
        <w:t xml:space="preserve"> folder, and note that each uploaded file has its own folder that matches a content GUID in the CMS database, and a file for a version, as shown in the following screenshot:</w:t>
      </w:r>
    </w:p>
    <w:p w14:paraId="4F0C48A6" w14:textId="77777777" w:rsidR="001F64BE" w:rsidRPr="00D413AB" w:rsidRDefault="001F64BE" w:rsidP="001F64BE">
      <w:pPr>
        <w:spacing w:after="240"/>
        <w:ind w:left="720"/>
        <w:rPr>
          <w:lang w:val="en-GB"/>
        </w:rPr>
      </w:pPr>
      <w:r>
        <w:rPr>
          <w:noProof/>
          <w:lang w:val="en-GB"/>
        </w:rPr>
        <w:drawing>
          <wp:inline distT="0" distB="0" distL="0" distR="0" wp14:anchorId="7396882D" wp14:editId="70F30B33">
            <wp:extent cx="2199600" cy="972000"/>
            <wp:effectExtent l="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99600" cy="972000"/>
                    </a:xfrm>
                    <a:prstGeom prst="rect">
                      <a:avLst/>
                    </a:prstGeom>
                    <a:noFill/>
                    <a:ln>
                      <a:noFill/>
                    </a:ln>
                  </pic:spPr>
                </pic:pic>
              </a:graphicData>
            </a:graphic>
          </wp:inline>
        </w:drawing>
      </w:r>
    </w:p>
    <w:p w14:paraId="254BF5B4" w14:textId="77777777" w:rsidR="001F64BE" w:rsidRDefault="001F64BE" w:rsidP="001F64BE">
      <w:pPr>
        <w:pStyle w:val="NoteBox"/>
        <w:rPr>
          <w:lang w:val="en-GB"/>
        </w:rPr>
      </w:pPr>
      <w:r>
        <w:rPr>
          <w:lang w:val="en-GB"/>
        </w:rPr>
        <w:t>The default BLOB provider uses the filesystem. You can configure alternative BLOB providers, for example, to use Microsoft Azure Blob Storage or Amazon Web Services S3.</w:t>
      </w:r>
    </w:p>
    <w:p w14:paraId="4D69E72C" w14:textId="77777777" w:rsidR="00FB41A2" w:rsidRDefault="001F64BE" w:rsidP="008C604E">
      <w:pPr>
        <w:pStyle w:val="ListParagraph"/>
        <w:numPr>
          <w:ilvl w:val="0"/>
          <w:numId w:val="8"/>
        </w:numPr>
        <w:spacing w:after="120" w:line="240" w:lineRule="auto"/>
        <w:contextualSpacing w:val="0"/>
        <w:rPr>
          <w:lang w:val="en-GB"/>
        </w:rPr>
      </w:pPr>
      <w:r>
        <w:rPr>
          <w:lang w:val="en-GB"/>
        </w:rPr>
        <w:t xml:space="preserve">Back in the browser, edit the </w:t>
      </w:r>
      <w:r w:rsidRPr="0002164F">
        <w:rPr>
          <w:b/>
          <w:lang w:val="en-GB"/>
        </w:rPr>
        <w:t>Start</w:t>
      </w:r>
      <w:r>
        <w:rPr>
          <w:lang w:val="en-GB"/>
        </w:rPr>
        <w:t xml:space="preserve"> page.</w:t>
      </w:r>
    </w:p>
    <w:p w14:paraId="56A25365" w14:textId="7FF889C8" w:rsidR="001F64BE" w:rsidRPr="00440071" w:rsidRDefault="001F64BE" w:rsidP="008C604E">
      <w:pPr>
        <w:pStyle w:val="ListParagraph"/>
        <w:numPr>
          <w:ilvl w:val="0"/>
          <w:numId w:val="8"/>
        </w:numPr>
        <w:spacing w:after="120" w:line="240" w:lineRule="auto"/>
        <w:contextualSpacing w:val="0"/>
        <w:rPr>
          <w:lang w:val="en-GB"/>
        </w:rPr>
      </w:pPr>
      <w:r w:rsidRPr="00FB41A2">
        <w:rPr>
          <w:lang w:val="en-GB"/>
        </w:rPr>
        <w:t xml:space="preserve">In the </w:t>
      </w:r>
      <w:r w:rsidRPr="00FB41A2">
        <w:rPr>
          <w:b/>
          <w:lang w:val="en-GB"/>
        </w:rPr>
        <w:t>Main body</w:t>
      </w:r>
      <w:r w:rsidRPr="00FB41A2">
        <w:rPr>
          <w:lang w:val="en-GB"/>
        </w:rPr>
        <w:t xml:space="preserve">, create a bulleted list, drag and drop the three files, and note that links to the media files are created, and there is no special handling for images, as shown in the following </w:t>
      </w:r>
      <w:r w:rsidRPr="00FB41A2">
        <w:rPr>
          <w:lang w:val="en-GB"/>
        </w:rPr>
        <w:lastRenderedPageBreak/>
        <w:t>screenshot:</w:t>
      </w:r>
      <w:r w:rsidR="00137189">
        <w:rPr>
          <w:noProof/>
          <w:lang w:val="en-GB"/>
        </w:rPr>
        <w:drawing>
          <wp:inline distT="0" distB="0" distL="0" distR="0" wp14:anchorId="55CFE579" wp14:editId="46443EDB">
            <wp:extent cx="5619750" cy="32099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te-with-media-files.gif"/>
                    <pic:cNvPicPr/>
                  </pic:nvPicPr>
                  <pic:blipFill>
                    <a:blip r:embed="rId32">
                      <a:extLst>
                        <a:ext uri="{28A0092B-C50C-407E-A947-70E740481C1C}">
                          <a14:useLocalDpi xmlns:a14="http://schemas.microsoft.com/office/drawing/2010/main" val="0"/>
                        </a:ext>
                      </a:extLst>
                    </a:blip>
                    <a:stretch>
                      <a:fillRect/>
                    </a:stretch>
                  </pic:blipFill>
                  <pic:spPr>
                    <a:xfrm>
                      <a:off x="0" y="0"/>
                      <a:ext cx="5619750" cy="3209925"/>
                    </a:xfrm>
                    <a:prstGeom prst="rect">
                      <a:avLst/>
                    </a:prstGeom>
                  </pic:spPr>
                </pic:pic>
              </a:graphicData>
            </a:graphic>
          </wp:inline>
        </w:drawing>
      </w:r>
    </w:p>
    <w:p w14:paraId="2C6624F5" w14:textId="77777777" w:rsidR="001F64BE" w:rsidRDefault="001F64BE" w:rsidP="008C604E">
      <w:pPr>
        <w:pStyle w:val="ListParagraph"/>
        <w:numPr>
          <w:ilvl w:val="0"/>
          <w:numId w:val="8"/>
        </w:numPr>
        <w:spacing w:after="120" w:line="240" w:lineRule="auto"/>
        <w:contextualSpacing w:val="0"/>
        <w:rPr>
          <w:lang w:val="en-GB"/>
        </w:rPr>
      </w:pPr>
      <w:r w:rsidRPr="001E6C3F">
        <w:rPr>
          <w:b/>
          <w:lang w:val="en-GB"/>
        </w:rPr>
        <w:t>Publish</w:t>
      </w:r>
      <w:r>
        <w:rPr>
          <w:lang w:val="en-GB"/>
        </w:rPr>
        <w:t xml:space="preserve"> the Start page.</w:t>
      </w:r>
    </w:p>
    <w:p w14:paraId="65A4879E" w14:textId="683BF104" w:rsidR="001F64BE" w:rsidRDefault="001F64BE" w:rsidP="008C604E">
      <w:pPr>
        <w:pStyle w:val="ListParagraph"/>
        <w:keepNext/>
        <w:numPr>
          <w:ilvl w:val="0"/>
          <w:numId w:val="8"/>
        </w:numPr>
        <w:spacing w:after="120" w:line="240" w:lineRule="auto"/>
        <w:ind w:left="714" w:hanging="357"/>
        <w:contextualSpacing w:val="0"/>
        <w:rPr>
          <w:lang w:val="en-GB"/>
        </w:rPr>
      </w:pPr>
      <w:r>
        <w:rPr>
          <w:lang w:val="en-GB"/>
        </w:rPr>
        <w:t xml:space="preserve">Switch to </w:t>
      </w:r>
      <w:r w:rsidRPr="00C77C2D">
        <w:rPr>
          <w:b/>
          <w:lang w:val="en-GB"/>
        </w:rPr>
        <w:t>Live</w:t>
      </w:r>
      <w:r>
        <w:rPr>
          <w:lang w:val="en-GB"/>
        </w:rPr>
        <w:t xml:space="preserve"> view, and click on each link to see the effect for visitors, as shown in the following screenshot</w:t>
      </w:r>
      <w:r w:rsidR="00A46D40">
        <w:rPr>
          <w:lang w:val="en-GB"/>
        </w:rPr>
        <w:t xml:space="preserve"> of the PDF file</w:t>
      </w:r>
      <w:r>
        <w:rPr>
          <w:lang w:val="en-GB"/>
        </w:rPr>
        <w:t>:</w:t>
      </w:r>
    </w:p>
    <w:p w14:paraId="73F3B693" w14:textId="77777777" w:rsidR="001F64BE" w:rsidRPr="00722C1D" w:rsidRDefault="001F64BE" w:rsidP="001F64BE">
      <w:pPr>
        <w:ind w:left="714"/>
        <w:rPr>
          <w:lang w:val="en-GB"/>
        </w:rPr>
      </w:pPr>
      <w:r>
        <w:rPr>
          <w:noProof/>
        </w:rPr>
        <w:drawing>
          <wp:inline distT="0" distB="0" distL="0" distR="0" wp14:anchorId="0C037E00" wp14:editId="7D057B6C">
            <wp:extent cx="3506400" cy="1443600"/>
            <wp:effectExtent l="0" t="0" r="0" b="444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06400" cy="1443600"/>
                    </a:xfrm>
                    <a:prstGeom prst="rect">
                      <a:avLst/>
                    </a:prstGeom>
                  </pic:spPr>
                </pic:pic>
              </a:graphicData>
            </a:graphic>
          </wp:inline>
        </w:drawing>
      </w:r>
    </w:p>
    <w:p w14:paraId="67B0211B" w14:textId="77777777" w:rsidR="001F64BE" w:rsidRDefault="001F64BE" w:rsidP="007E4659">
      <w:pPr>
        <w:pStyle w:val="Heading2"/>
        <w:rPr>
          <w:lang w:val="en-GB"/>
        </w:rPr>
      </w:pPr>
      <w:bookmarkStart w:id="16" w:name="_Toc9338990"/>
      <w:r>
        <w:rPr>
          <w:lang w:val="en-GB"/>
        </w:rPr>
        <w:t>Customize handling of images by defining an image type</w:t>
      </w:r>
      <w:bookmarkEnd w:id="16"/>
    </w:p>
    <w:p w14:paraId="6AF304D0" w14:textId="77777777" w:rsidR="001F64BE" w:rsidRDefault="001F64BE" w:rsidP="001F64BE">
      <w:pPr>
        <w:rPr>
          <w:lang w:val="en-GB"/>
        </w:rPr>
      </w:pPr>
      <w:r w:rsidRPr="004A3336">
        <w:rPr>
          <w:lang w:val="en-GB"/>
        </w:rPr>
        <w:t>Before upload</w:t>
      </w:r>
      <w:r>
        <w:rPr>
          <w:lang w:val="en-GB"/>
        </w:rPr>
        <w:t>ing</w:t>
      </w:r>
      <w:r w:rsidRPr="004A3336">
        <w:rPr>
          <w:lang w:val="en-GB"/>
        </w:rPr>
        <w:t xml:space="preserve"> image files, a little code is needed for the system to be able to recognize </w:t>
      </w:r>
      <w:r>
        <w:rPr>
          <w:lang w:val="en-GB"/>
        </w:rPr>
        <w:t xml:space="preserve">images as a special type of </w:t>
      </w:r>
      <w:r w:rsidRPr="004A3336">
        <w:rPr>
          <w:lang w:val="en-GB"/>
        </w:rPr>
        <w:t>media</w:t>
      </w:r>
      <w:r>
        <w:rPr>
          <w:lang w:val="en-GB"/>
        </w:rPr>
        <w:t xml:space="preserve"> and therefore customize how they are handled when dragged and dropped into a rich text property.</w:t>
      </w:r>
    </w:p>
    <w:p w14:paraId="080C9102" w14:textId="77777777" w:rsidR="001F64BE" w:rsidRPr="004A3336" w:rsidRDefault="001F64BE" w:rsidP="001F64BE">
      <w:pPr>
        <w:pStyle w:val="NoteBox"/>
        <w:rPr>
          <w:lang w:val="en-GB"/>
        </w:rPr>
      </w:pPr>
      <w:r>
        <w:rPr>
          <w:lang w:val="en-GB"/>
        </w:rPr>
        <w:t>The previously uploaded image, SurfaceRT.png, will remain registered as an “Any File” content type. To give it the special image handling, it would have to be deleted and uploaded again. There is a built-in Admin view feature to convert pages, but it cannot be used to convert other content types.</w:t>
      </w:r>
    </w:p>
    <w:p w14:paraId="6523AD80" w14:textId="54125CAA" w:rsidR="001F64BE" w:rsidRDefault="001F64BE" w:rsidP="008C604E">
      <w:pPr>
        <w:pStyle w:val="ListParagraph"/>
        <w:numPr>
          <w:ilvl w:val="0"/>
          <w:numId w:val="10"/>
        </w:numPr>
        <w:spacing w:after="120" w:line="240" w:lineRule="auto"/>
        <w:contextualSpacing w:val="0"/>
      </w:pPr>
      <w:r>
        <w:t>In</w:t>
      </w:r>
      <w:r w:rsidR="002A679A">
        <w:t xml:space="preserve"> Solution Explorer</w:t>
      </w:r>
      <w:r>
        <w:t xml:space="preserve">, expand </w:t>
      </w:r>
      <w:r w:rsidRPr="00A04BAE">
        <w:rPr>
          <w:b/>
        </w:rPr>
        <w:t>Models</w:t>
      </w:r>
      <w:r>
        <w:t xml:space="preserve">, right-click </w:t>
      </w:r>
      <w:r>
        <w:rPr>
          <w:b/>
        </w:rPr>
        <w:t>Media</w:t>
      </w:r>
      <w:r>
        <w:t xml:space="preserve">, and click </w:t>
      </w:r>
      <w:r w:rsidRPr="00A04BAE">
        <w:rPr>
          <w:b/>
        </w:rPr>
        <w:t>Add</w:t>
      </w:r>
      <w:r w:rsidRPr="00EC1F7F">
        <w:t xml:space="preserve"> | </w:t>
      </w:r>
      <w:r w:rsidRPr="00A04BAE">
        <w:rPr>
          <w:b/>
        </w:rPr>
        <w:t>New Item</w:t>
      </w:r>
      <w:r>
        <w:t xml:space="preserve">…, or press </w:t>
      </w:r>
      <w:r w:rsidRPr="00EC1F7F">
        <w:rPr>
          <w:i/>
        </w:rPr>
        <w:t>Ctrl</w:t>
      </w:r>
      <w:r>
        <w:t xml:space="preserve"> + </w:t>
      </w:r>
      <w:r w:rsidRPr="00EC1F7F">
        <w:rPr>
          <w:i/>
        </w:rPr>
        <w:t>Shift</w:t>
      </w:r>
      <w:r>
        <w:t xml:space="preserve"> + </w:t>
      </w:r>
      <w:r w:rsidRPr="00EC1F7F">
        <w:rPr>
          <w:i/>
        </w:rPr>
        <w:t>A</w:t>
      </w:r>
      <w:r>
        <w:t>.</w:t>
      </w:r>
    </w:p>
    <w:p w14:paraId="24C3F50C" w14:textId="1DB8B095" w:rsidR="001F64BE" w:rsidRDefault="001F64BE" w:rsidP="008C604E">
      <w:pPr>
        <w:pStyle w:val="ListParagraph"/>
        <w:keepNext/>
        <w:numPr>
          <w:ilvl w:val="0"/>
          <w:numId w:val="10"/>
        </w:numPr>
        <w:spacing w:after="120" w:line="240" w:lineRule="auto"/>
        <w:contextualSpacing w:val="0"/>
      </w:pPr>
      <w:r>
        <w:lastRenderedPageBreak/>
        <w:t>In</w:t>
      </w:r>
      <w:r w:rsidR="008A0D01">
        <w:t xml:space="preserve"> the</w:t>
      </w:r>
      <w:r>
        <w:t xml:space="preserve"> </w:t>
      </w:r>
      <w:r w:rsidRPr="00E61F4A">
        <w:rPr>
          <w:b/>
        </w:rPr>
        <w:t xml:space="preserve">Add New Item </w:t>
      </w:r>
      <w:r w:rsidR="008A0D01">
        <w:t>dialog</w:t>
      </w:r>
      <w:r>
        <w:t xml:space="preserve">, navigate to </w:t>
      </w:r>
      <w:r w:rsidRPr="00E61F4A">
        <w:rPr>
          <w:b/>
        </w:rPr>
        <w:t>Installed</w:t>
      </w:r>
      <w:r>
        <w:t xml:space="preserve"> | </w:t>
      </w:r>
      <w:r w:rsidRPr="00E61F4A">
        <w:rPr>
          <w:b/>
        </w:rPr>
        <w:t>Visual C#</w:t>
      </w:r>
      <w:r>
        <w:t xml:space="preserve"> | </w:t>
      </w:r>
      <w:r w:rsidRPr="00E61F4A">
        <w:rPr>
          <w:b/>
        </w:rPr>
        <w:t>Episerver</w:t>
      </w:r>
      <w:r>
        <w:t xml:space="preserve">, choose </w:t>
      </w:r>
      <w:r>
        <w:rPr>
          <w:b/>
        </w:rPr>
        <w:t>Media</w:t>
      </w:r>
      <w:r w:rsidRPr="00E61F4A">
        <w:rPr>
          <w:b/>
        </w:rPr>
        <w:t xml:space="preserve"> Type</w:t>
      </w:r>
      <w:r>
        <w:t xml:space="preserve">, enter </w:t>
      </w:r>
      <w:proofErr w:type="spellStart"/>
      <w:r>
        <w:rPr>
          <w:b/>
        </w:rPr>
        <w:t>ImageFile</w:t>
      </w:r>
      <w:r w:rsidRPr="00E61F4A">
        <w:rPr>
          <w:b/>
        </w:rPr>
        <w:t>.cs</w:t>
      </w:r>
      <w:proofErr w:type="spellEnd"/>
      <w:r>
        <w:t xml:space="preserve"> for the name, and click </w:t>
      </w:r>
      <w:r>
        <w:rPr>
          <w:b/>
        </w:rPr>
        <w:t>Add</w:t>
      </w:r>
      <w:r>
        <w:t>.</w:t>
      </w:r>
    </w:p>
    <w:p w14:paraId="0C9C9645" w14:textId="77777777" w:rsidR="001F64BE" w:rsidRDefault="001F64BE" w:rsidP="008C604E">
      <w:pPr>
        <w:pStyle w:val="ListParagraph"/>
        <w:numPr>
          <w:ilvl w:val="0"/>
          <w:numId w:val="10"/>
        </w:numPr>
        <w:spacing w:after="120" w:line="240" w:lineRule="auto"/>
        <w:contextualSpacing w:val="0"/>
      </w:pPr>
      <w:r>
        <w:t xml:space="preserve">Modify the class to inherit from </w:t>
      </w:r>
      <w:r w:rsidRPr="001A2CF8">
        <w:rPr>
          <w:rFonts w:ascii="Consolas" w:hAnsi="Consolas" w:cs="Consolas"/>
          <w:color w:val="2B91AF"/>
          <w:sz w:val="19"/>
          <w:szCs w:val="19"/>
          <w:lang w:val="en-GB"/>
        </w:rPr>
        <w:t>ImageData</w:t>
      </w:r>
      <w:r>
        <w:t>.</w:t>
      </w:r>
    </w:p>
    <w:p w14:paraId="6E3D7E6D" w14:textId="77777777" w:rsidR="001F64BE" w:rsidRDefault="001F64BE" w:rsidP="008C604E">
      <w:pPr>
        <w:pStyle w:val="ListParagraph"/>
        <w:numPr>
          <w:ilvl w:val="0"/>
          <w:numId w:val="10"/>
        </w:numPr>
        <w:spacing w:after="120" w:line="240" w:lineRule="auto"/>
        <w:contextualSpacing w:val="0"/>
      </w:pPr>
      <w:r>
        <w:t xml:space="preserve">Change the </w:t>
      </w:r>
      <w:r w:rsidRPr="00A66037">
        <w:rPr>
          <w:rFonts w:ascii="Consolas" w:hAnsi="Consolas" w:cs="Consolas"/>
          <w:color w:val="000000"/>
          <w:sz w:val="19"/>
          <w:szCs w:val="19"/>
          <w:lang w:val="en-GB"/>
        </w:rPr>
        <w:t>DisplayName</w:t>
      </w:r>
      <w:r>
        <w:t xml:space="preserve"> to </w:t>
      </w:r>
      <w:r>
        <w:rPr>
          <w:b/>
        </w:rPr>
        <w:t>Image File</w:t>
      </w:r>
      <w:r>
        <w:t>.</w:t>
      </w:r>
    </w:p>
    <w:p w14:paraId="4827FFA0" w14:textId="77777777" w:rsidR="001F64BE" w:rsidRDefault="001F64BE" w:rsidP="008C604E">
      <w:pPr>
        <w:pStyle w:val="ListParagraph"/>
        <w:numPr>
          <w:ilvl w:val="0"/>
          <w:numId w:val="10"/>
        </w:numPr>
        <w:spacing w:after="120" w:line="240" w:lineRule="auto"/>
        <w:contextualSpacing w:val="0"/>
      </w:pPr>
      <w:r>
        <w:t xml:space="preserve">Add a </w:t>
      </w:r>
      <w:r w:rsidRPr="001A2CF8">
        <w:rPr>
          <w:rFonts w:ascii="Consolas" w:hAnsi="Consolas" w:cs="Consolas"/>
          <w:color w:val="000000"/>
          <w:sz w:val="19"/>
          <w:szCs w:val="19"/>
          <w:lang w:val="en-GB"/>
        </w:rPr>
        <w:t>Description</w:t>
      </w:r>
      <w:r>
        <w:t xml:space="preserve"> of “</w:t>
      </w:r>
      <w:r w:rsidRPr="00291304">
        <w:t>Use this to upload image files.</w:t>
      </w:r>
      <w:r>
        <w:t>”</w:t>
      </w:r>
    </w:p>
    <w:p w14:paraId="418689D9" w14:textId="766F8C9F" w:rsidR="001F64BE" w:rsidRDefault="001F64BE" w:rsidP="008C604E">
      <w:pPr>
        <w:pStyle w:val="ListParagraph"/>
        <w:numPr>
          <w:ilvl w:val="0"/>
          <w:numId w:val="10"/>
        </w:numPr>
        <w:spacing w:after="120" w:line="240" w:lineRule="auto"/>
        <w:contextualSpacing w:val="0"/>
      </w:pPr>
      <w:r>
        <w:t xml:space="preserve">Uncomment the </w:t>
      </w:r>
      <w:proofErr w:type="spellStart"/>
      <w:r w:rsidRPr="001A2CF8">
        <w:rPr>
          <w:rFonts w:ascii="Consolas" w:hAnsi="Consolas" w:cs="Consolas"/>
          <w:color w:val="2B91AF"/>
          <w:sz w:val="19"/>
          <w:szCs w:val="19"/>
          <w:lang w:val="en-GB"/>
        </w:rPr>
        <w:t>MediaDescriptor</w:t>
      </w:r>
      <w:proofErr w:type="spellEnd"/>
      <w:r>
        <w:t xml:space="preserve"> attribute</w:t>
      </w:r>
      <w:r w:rsidR="00055C39">
        <w:t>, use the quick actions icon to fix the missing namespace</w:t>
      </w:r>
      <w:r>
        <w:t xml:space="preserve"> and set the file extensions to: </w:t>
      </w:r>
      <w:proofErr w:type="spellStart"/>
      <w:proofErr w:type="gramStart"/>
      <w:r>
        <w:rPr>
          <w:b/>
        </w:rPr>
        <w:t>png</w:t>
      </w:r>
      <w:r w:rsidRPr="00B76513">
        <w:t>,</w:t>
      </w:r>
      <w:r>
        <w:rPr>
          <w:b/>
        </w:rPr>
        <w:t>gif</w:t>
      </w:r>
      <w:proofErr w:type="gramEnd"/>
      <w:r w:rsidRPr="00B76513">
        <w:t>,</w:t>
      </w:r>
      <w:r>
        <w:rPr>
          <w:b/>
        </w:rPr>
        <w:t>jpg</w:t>
      </w:r>
      <w:r w:rsidRPr="00B76513">
        <w:t>,</w:t>
      </w:r>
      <w:r>
        <w:rPr>
          <w:b/>
        </w:rPr>
        <w:t>jpeg</w:t>
      </w:r>
      <w:proofErr w:type="spellEnd"/>
    </w:p>
    <w:p w14:paraId="616312CF" w14:textId="77777777" w:rsidR="001F64BE" w:rsidRDefault="001F64BE" w:rsidP="008C604E">
      <w:pPr>
        <w:pStyle w:val="ListParagraph"/>
        <w:numPr>
          <w:ilvl w:val="0"/>
          <w:numId w:val="10"/>
        </w:numPr>
        <w:spacing w:after="120" w:line="240" w:lineRule="auto"/>
        <w:contextualSpacing w:val="0"/>
      </w:pPr>
      <w:r>
        <w:t>Uncomment</w:t>
      </w:r>
      <w:r w:rsidRPr="00421F14">
        <w:t xml:space="preserve"> the </w:t>
      </w:r>
      <w:r w:rsidRPr="001A2CF8">
        <w:rPr>
          <w:rFonts w:ascii="Consolas" w:hAnsi="Consolas" w:cs="Consolas"/>
          <w:color w:val="000000"/>
          <w:sz w:val="19"/>
          <w:szCs w:val="19"/>
          <w:lang w:val="en-GB"/>
        </w:rPr>
        <w:t>Description</w:t>
      </w:r>
      <w:r w:rsidRPr="00421F14">
        <w:t xml:space="preserve"> property</w:t>
      </w:r>
      <w:r>
        <w:t xml:space="preserve"> and delete its </w:t>
      </w:r>
      <w:r w:rsidRPr="001A2CF8">
        <w:rPr>
          <w:rFonts w:ascii="Consolas" w:hAnsi="Consolas" w:cs="Consolas"/>
          <w:color w:val="2B91AF"/>
          <w:sz w:val="19"/>
          <w:szCs w:val="19"/>
          <w:lang w:val="en-GB"/>
        </w:rPr>
        <w:t>Display</w:t>
      </w:r>
      <w:r>
        <w:t xml:space="preserve"> attribute.</w:t>
      </w:r>
    </w:p>
    <w:p w14:paraId="30D58C41" w14:textId="77777777" w:rsidR="001F64BE" w:rsidRDefault="001F64BE" w:rsidP="001F64BE">
      <w:r>
        <w:t>Your code should look something like the following:</w:t>
      </w:r>
    </w:p>
    <w:p w14:paraId="0B727986" w14:textId="77777777" w:rsidR="001F64BE" w:rsidRDefault="001F64BE" w:rsidP="001F64BE">
      <w:pPr>
        <w:autoSpaceDE w:val="0"/>
        <w:autoSpaceDN w:val="0"/>
        <w:adjustRightInd w:val="0"/>
        <w:spacing w:after="0"/>
        <w:rPr>
          <w:rFonts w:ascii="Consolas" w:hAnsi="Consolas" w:cs="Consolas"/>
          <w:color w:val="000000"/>
          <w:sz w:val="19"/>
          <w:szCs w:val="19"/>
          <w:lang w:val="en-GB"/>
        </w:rPr>
      </w:pPr>
      <w:r>
        <w:rPr>
          <w:rFonts w:ascii="Consolas" w:hAnsi="Consolas" w:cs="Consolas"/>
          <w:color w:val="0000FF"/>
          <w:sz w:val="19"/>
          <w:szCs w:val="19"/>
          <w:lang w:val="en-GB"/>
        </w:rPr>
        <w:t>using</w:t>
      </w: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EPiServer.Core</w:t>
      </w:r>
      <w:proofErr w:type="spellEnd"/>
      <w:r>
        <w:rPr>
          <w:rFonts w:ascii="Consolas" w:hAnsi="Consolas" w:cs="Consolas"/>
          <w:color w:val="000000"/>
          <w:sz w:val="19"/>
          <w:szCs w:val="19"/>
          <w:lang w:val="en-GB"/>
        </w:rPr>
        <w:t>;</w:t>
      </w:r>
    </w:p>
    <w:p w14:paraId="41ACD056" w14:textId="77777777" w:rsidR="001F64BE" w:rsidRDefault="001F64BE" w:rsidP="001F64BE">
      <w:pPr>
        <w:autoSpaceDE w:val="0"/>
        <w:autoSpaceDN w:val="0"/>
        <w:adjustRightInd w:val="0"/>
        <w:spacing w:after="0"/>
        <w:rPr>
          <w:rFonts w:ascii="Consolas" w:hAnsi="Consolas" w:cs="Consolas"/>
          <w:color w:val="000000"/>
          <w:sz w:val="19"/>
          <w:szCs w:val="19"/>
          <w:lang w:val="en-GB"/>
        </w:rPr>
      </w:pPr>
      <w:r>
        <w:rPr>
          <w:rFonts w:ascii="Consolas" w:hAnsi="Consolas" w:cs="Consolas"/>
          <w:color w:val="0000FF"/>
          <w:sz w:val="19"/>
          <w:szCs w:val="19"/>
          <w:lang w:val="en-GB"/>
        </w:rPr>
        <w:t>using</w:t>
      </w: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EPiServer.DataAbstraction</w:t>
      </w:r>
      <w:proofErr w:type="spellEnd"/>
      <w:r>
        <w:rPr>
          <w:rFonts w:ascii="Consolas" w:hAnsi="Consolas" w:cs="Consolas"/>
          <w:color w:val="000000"/>
          <w:sz w:val="19"/>
          <w:szCs w:val="19"/>
          <w:lang w:val="en-GB"/>
        </w:rPr>
        <w:t>;</w:t>
      </w:r>
    </w:p>
    <w:p w14:paraId="1DC15819" w14:textId="77777777" w:rsidR="001F64BE" w:rsidRDefault="001F64BE" w:rsidP="001F64BE">
      <w:pPr>
        <w:autoSpaceDE w:val="0"/>
        <w:autoSpaceDN w:val="0"/>
        <w:adjustRightInd w:val="0"/>
        <w:spacing w:after="0"/>
        <w:rPr>
          <w:rFonts w:ascii="Consolas" w:hAnsi="Consolas" w:cs="Consolas"/>
          <w:color w:val="000000"/>
          <w:sz w:val="19"/>
          <w:szCs w:val="19"/>
          <w:lang w:val="en-GB"/>
        </w:rPr>
      </w:pPr>
      <w:r>
        <w:rPr>
          <w:rFonts w:ascii="Consolas" w:hAnsi="Consolas" w:cs="Consolas"/>
          <w:color w:val="0000FF"/>
          <w:sz w:val="19"/>
          <w:szCs w:val="19"/>
          <w:lang w:val="en-GB"/>
        </w:rPr>
        <w:t>using</w:t>
      </w: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EPiServer.DataAnnotations</w:t>
      </w:r>
      <w:proofErr w:type="spellEnd"/>
      <w:r>
        <w:rPr>
          <w:rFonts w:ascii="Consolas" w:hAnsi="Consolas" w:cs="Consolas"/>
          <w:color w:val="000000"/>
          <w:sz w:val="19"/>
          <w:szCs w:val="19"/>
          <w:lang w:val="en-GB"/>
        </w:rPr>
        <w:t>;</w:t>
      </w:r>
    </w:p>
    <w:p w14:paraId="1D5D7D4B" w14:textId="77777777" w:rsidR="001F64BE" w:rsidRDefault="001F64BE" w:rsidP="001F64BE">
      <w:pPr>
        <w:autoSpaceDE w:val="0"/>
        <w:autoSpaceDN w:val="0"/>
        <w:adjustRightInd w:val="0"/>
        <w:spacing w:after="0"/>
        <w:rPr>
          <w:rFonts w:ascii="Consolas" w:hAnsi="Consolas" w:cs="Consolas"/>
          <w:color w:val="000000"/>
          <w:sz w:val="19"/>
          <w:szCs w:val="19"/>
          <w:lang w:val="en-GB"/>
        </w:rPr>
      </w:pPr>
      <w:r>
        <w:rPr>
          <w:rFonts w:ascii="Consolas" w:hAnsi="Consolas" w:cs="Consolas"/>
          <w:color w:val="0000FF"/>
          <w:sz w:val="19"/>
          <w:szCs w:val="19"/>
          <w:lang w:val="en-GB"/>
        </w:rPr>
        <w:t>using</w:t>
      </w:r>
      <w:r>
        <w:rPr>
          <w:rFonts w:ascii="Consolas" w:hAnsi="Consolas" w:cs="Consolas"/>
          <w:color w:val="000000"/>
          <w:sz w:val="19"/>
          <w:szCs w:val="19"/>
          <w:lang w:val="en-GB"/>
        </w:rPr>
        <w:t xml:space="preserve"> </w:t>
      </w:r>
      <w:proofErr w:type="spellStart"/>
      <w:proofErr w:type="gramStart"/>
      <w:r>
        <w:rPr>
          <w:rFonts w:ascii="Consolas" w:hAnsi="Consolas" w:cs="Consolas"/>
          <w:color w:val="000000"/>
          <w:sz w:val="19"/>
          <w:szCs w:val="19"/>
          <w:lang w:val="en-GB"/>
        </w:rPr>
        <w:t>EPiServer.Framework.DataAnnotations</w:t>
      </w:r>
      <w:proofErr w:type="spellEnd"/>
      <w:proofErr w:type="gramEnd"/>
      <w:r>
        <w:rPr>
          <w:rFonts w:ascii="Consolas" w:hAnsi="Consolas" w:cs="Consolas"/>
          <w:color w:val="000000"/>
          <w:sz w:val="19"/>
          <w:szCs w:val="19"/>
          <w:lang w:val="en-GB"/>
        </w:rPr>
        <w:t>;</w:t>
      </w:r>
    </w:p>
    <w:p w14:paraId="269C614B" w14:textId="77777777" w:rsidR="001F64BE" w:rsidRDefault="001F64BE" w:rsidP="001F64BE">
      <w:pPr>
        <w:autoSpaceDE w:val="0"/>
        <w:autoSpaceDN w:val="0"/>
        <w:adjustRightInd w:val="0"/>
        <w:spacing w:after="0"/>
        <w:rPr>
          <w:rFonts w:ascii="Consolas" w:hAnsi="Consolas" w:cs="Consolas"/>
          <w:color w:val="000000"/>
          <w:sz w:val="19"/>
          <w:szCs w:val="19"/>
          <w:lang w:val="en-GB"/>
        </w:rPr>
      </w:pPr>
      <w:r>
        <w:rPr>
          <w:rFonts w:ascii="Consolas" w:hAnsi="Consolas" w:cs="Consolas"/>
          <w:color w:val="0000FF"/>
          <w:sz w:val="19"/>
          <w:szCs w:val="19"/>
          <w:lang w:val="en-GB"/>
        </w:rPr>
        <w:t>using</w:t>
      </w:r>
      <w:r>
        <w:rPr>
          <w:rFonts w:ascii="Consolas" w:hAnsi="Consolas" w:cs="Consolas"/>
          <w:color w:val="000000"/>
          <w:sz w:val="19"/>
          <w:szCs w:val="19"/>
          <w:lang w:val="en-GB"/>
        </w:rPr>
        <w:t xml:space="preserve"> </w:t>
      </w:r>
      <w:proofErr w:type="spellStart"/>
      <w:proofErr w:type="gramStart"/>
      <w:r>
        <w:rPr>
          <w:rFonts w:ascii="Consolas" w:hAnsi="Consolas" w:cs="Consolas"/>
          <w:color w:val="000000"/>
          <w:sz w:val="19"/>
          <w:szCs w:val="19"/>
          <w:lang w:val="en-GB"/>
        </w:rPr>
        <w:t>System.ComponentModel.DataAnnotations</w:t>
      </w:r>
      <w:proofErr w:type="spellEnd"/>
      <w:proofErr w:type="gramEnd"/>
      <w:r>
        <w:rPr>
          <w:rFonts w:ascii="Consolas" w:hAnsi="Consolas" w:cs="Consolas"/>
          <w:color w:val="000000"/>
          <w:sz w:val="19"/>
          <w:szCs w:val="19"/>
          <w:lang w:val="en-GB"/>
        </w:rPr>
        <w:t>;</w:t>
      </w:r>
    </w:p>
    <w:p w14:paraId="584D32D1" w14:textId="77777777" w:rsidR="001F64BE" w:rsidRDefault="001F64BE" w:rsidP="001F64BE">
      <w:pPr>
        <w:autoSpaceDE w:val="0"/>
        <w:autoSpaceDN w:val="0"/>
        <w:adjustRightInd w:val="0"/>
        <w:spacing w:after="0"/>
        <w:rPr>
          <w:rFonts w:ascii="Consolas" w:hAnsi="Consolas" w:cs="Consolas"/>
          <w:color w:val="000000"/>
          <w:sz w:val="19"/>
          <w:szCs w:val="19"/>
          <w:lang w:val="en-GB"/>
        </w:rPr>
      </w:pPr>
    </w:p>
    <w:p w14:paraId="24A35B16" w14:textId="59652A87" w:rsidR="001F64BE" w:rsidRDefault="001F64BE" w:rsidP="001F64BE">
      <w:pPr>
        <w:autoSpaceDE w:val="0"/>
        <w:autoSpaceDN w:val="0"/>
        <w:adjustRightInd w:val="0"/>
        <w:spacing w:after="0"/>
        <w:rPr>
          <w:rFonts w:ascii="Consolas" w:hAnsi="Consolas" w:cs="Consolas"/>
          <w:color w:val="000000"/>
          <w:sz w:val="19"/>
          <w:szCs w:val="19"/>
          <w:lang w:val="en-GB"/>
        </w:rPr>
      </w:pPr>
      <w:r>
        <w:rPr>
          <w:rFonts w:ascii="Consolas" w:hAnsi="Consolas" w:cs="Consolas"/>
          <w:color w:val="0000FF"/>
          <w:sz w:val="19"/>
          <w:szCs w:val="19"/>
          <w:lang w:val="en-GB"/>
        </w:rPr>
        <w:t>namespace</w:t>
      </w:r>
      <w:r>
        <w:rPr>
          <w:rFonts w:ascii="Consolas" w:hAnsi="Consolas" w:cs="Consolas"/>
          <w:color w:val="000000"/>
          <w:sz w:val="19"/>
          <w:szCs w:val="19"/>
          <w:lang w:val="en-GB"/>
        </w:rPr>
        <w:t xml:space="preserve"> </w:t>
      </w:r>
      <w:proofErr w:type="spellStart"/>
      <w:proofErr w:type="gramStart"/>
      <w:r w:rsidR="00575A43">
        <w:rPr>
          <w:rFonts w:ascii="Consolas" w:hAnsi="Consolas" w:cs="Consolas"/>
          <w:color w:val="000000"/>
          <w:sz w:val="19"/>
          <w:szCs w:val="19"/>
          <w:lang w:val="en-GB"/>
        </w:rPr>
        <w:t>DemoSite</w:t>
      </w:r>
      <w:r>
        <w:rPr>
          <w:rFonts w:ascii="Consolas" w:hAnsi="Consolas" w:cs="Consolas"/>
          <w:color w:val="000000"/>
          <w:sz w:val="19"/>
          <w:szCs w:val="19"/>
          <w:lang w:val="en-GB"/>
        </w:rPr>
        <w:t>.Models.Media</w:t>
      </w:r>
      <w:proofErr w:type="spellEnd"/>
      <w:proofErr w:type="gramEnd"/>
    </w:p>
    <w:p w14:paraId="29EA28B2" w14:textId="77777777" w:rsidR="001F64BE" w:rsidRDefault="001F64BE" w:rsidP="001F64BE">
      <w:pPr>
        <w:autoSpaceDE w:val="0"/>
        <w:autoSpaceDN w:val="0"/>
        <w:adjustRightInd w:val="0"/>
        <w:spacing w:after="0"/>
        <w:rPr>
          <w:rFonts w:ascii="Consolas" w:hAnsi="Consolas" w:cs="Consolas"/>
          <w:color w:val="000000"/>
          <w:sz w:val="19"/>
          <w:szCs w:val="19"/>
          <w:lang w:val="en-GB"/>
        </w:rPr>
      </w:pPr>
      <w:r>
        <w:rPr>
          <w:rFonts w:ascii="Consolas" w:hAnsi="Consolas" w:cs="Consolas"/>
          <w:color w:val="000000"/>
          <w:sz w:val="19"/>
          <w:szCs w:val="19"/>
          <w:lang w:val="en-GB"/>
        </w:rPr>
        <w:t>{</w:t>
      </w:r>
    </w:p>
    <w:p w14:paraId="1727F601" w14:textId="77777777" w:rsidR="001F64BE" w:rsidRDefault="001F64BE" w:rsidP="001F64BE">
      <w:pPr>
        <w:autoSpaceDE w:val="0"/>
        <w:autoSpaceDN w:val="0"/>
        <w:adjustRightInd w:val="0"/>
        <w:spacing w:after="0"/>
        <w:rPr>
          <w:rFonts w:ascii="Consolas" w:hAnsi="Consolas" w:cs="Consolas"/>
          <w:color w:val="000000"/>
          <w:sz w:val="19"/>
          <w:szCs w:val="19"/>
          <w:lang w:val="en-GB"/>
        </w:rPr>
      </w:pPr>
      <w:r>
        <w:rPr>
          <w:rFonts w:ascii="Consolas" w:hAnsi="Consolas" w:cs="Consolas"/>
          <w:color w:val="000000"/>
          <w:sz w:val="19"/>
          <w:szCs w:val="19"/>
          <w:lang w:val="en-GB"/>
        </w:rPr>
        <w:t xml:space="preserve">    [</w:t>
      </w:r>
      <w:proofErr w:type="gramStart"/>
      <w:r>
        <w:rPr>
          <w:rFonts w:ascii="Consolas" w:hAnsi="Consolas" w:cs="Consolas"/>
          <w:color w:val="2B91AF"/>
          <w:sz w:val="19"/>
          <w:szCs w:val="19"/>
          <w:lang w:val="en-GB"/>
        </w:rPr>
        <w:t>ContentType</w:t>
      </w:r>
      <w:r>
        <w:rPr>
          <w:rFonts w:ascii="Consolas" w:hAnsi="Consolas" w:cs="Consolas"/>
          <w:color w:val="000000"/>
          <w:sz w:val="19"/>
          <w:szCs w:val="19"/>
          <w:lang w:val="en-GB"/>
        </w:rPr>
        <w:t>(</w:t>
      </w:r>
      <w:proofErr w:type="gramEnd"/>
      <w:r>
        <w:rPr>
          <w:rFonts w:ascii="Consolas" w:hAnsi="Consolas" w:cs="Consolas"/>
          <w:color w:val="000000"/>
          <w:sz w:val="19"/>
          <w:szCs w:val="19"/>
          <w:lang w:val="en-GB"/>
        </w:rPr>
        <w:t xml:space="preserve">DisplayName = </w:t>
      </w:r>
      <w:r>
        <w:rPr>
          <w:rFonts w:ascii="Consolas" w:hAnsi="Consolas" w:cs="Consolas"/>
          <w:color w:val="A31515"/>
          <w:sz w:val="19"/>
          <w:szCs w:val="19"/>
          <w:lang w:val="en-GB"/>
        </w:rPr>
        <w:t>"Image File"</w:t>
      </w:r>
      <w:r>
        <w:rPr>
          <w:rFonts w:ascii="Consolas" w:hAnsi="Consolas" w:cs="Consolas"/>
          <w:color w:val="000000"/>
          <w:sz w:val="19"/>
          <w:szCs w:val="19"/>
          <w:lang w:val="en-GB"/>
        </w:rPr>
        <w:t>,</w:t>
      </w:r>
    </w:p>
    <w:p w14:paraId="731546D2" w14:textId="77777777" w:rsidR="001F64BE" w:rsidRDefault="001F64BE" w:rsidP="001F64BE">
      <w:pPr>
        <w:autoSpaceDE w:val="0"/>
        <w:autoSpaceDN w:val="0"/>
        <w:adjustRightInd w:val="0"/>
        <w:spacing w:after="0"/>
        <w:rPr>
          <w:rFonts w:ascii="Consolas" w:hAnsi="Consolas" w:cs="Consolas"/>
          <w:color w:val="000000"/>
          <w:sz w:val="19"/>
          <w:szCs w:val="19"/>
          <w:lang w:val="en-GB"/>
        </w:rPr>
      </w:pPr>
      <w:r>
        <w:rPr>
          <w:rFonts w:ascii="Consolas" w:hAnsi="Consolas" w:cs="Consolas"/>
          <w:color w:val="008000"/>
          <w:sz w:val="19"/>
          <w:szCs w:val="19"/>
          <w:lang w:val="en-GB"/>
        </w:rPr>
        <w:t xml:space="preserve">        // your code will have a GUID</w:t>
      </w:r>
    </w:p>
    <w:p w14:paraId="124AEAEA" w14:textId="77777777" w:rsidR="001F64BE" w:rsidRDefault="001F64BE" w:rsidP="001F64BE">
      <w:pPr>
        <w:autoSpaceDE w:val="0"/>
        <w:autoSpaceDN w:val="0"/>
        <w:adjustRightInd w:val="0"/>
        <w:spacing w:after="0"/>
        <w:rPr>
          <w:rFonts w:ascii="Consolas" w:hAnsi="Consolas" w:cs="Consolas"/>
          <w:color w:val="000000"/>
          <w:sz w:val="19"/>
          <w:szCs w:val="19"/>
          <w:lang w:val="en-GB"/>
        </w:rPr>
      </w:pPr>
      <w:r>
        <w:rPr>
          <w:rFonts w:ascii="Consolas" w:hAnsi="Consolas" w:cs="Consolas"/>
          <w:color w:val="000000"/>
          <w:sz w:val="19"/>
          <w:szCs w:val="19"/>
          <w:lang w:val="en-GB"/>
        </w:rPr>
        <w:t xml:space="preserve">        Description = </w:t>
      </w:r>
      <w:r>
        <w:rPr>
          <w:rFonts w:ascii="Consolas" w:hAnsi="Consolas" w:cs="Consolas"/>
          <w:color w:val="A31515"/>
          <w:sz w:val="19"/>
          <w:szCs w:val="19"/>
          <w:lang w:val="en-GB"/>
        </w:rPr>
        <w:t>"Use this to upload image files."</w:t>
      </w:r>
      <w:r>
        <w:rPr>
          <w:rFonts w:ascii="Consolas" w:hAnsi="Consolas" w:cs="Consolas"/>
          <w:color w:val="000000"/>
          <w:sz w:val="19"/>
          <w:szCs w:val="19"/>
          <w:lang w:val="en-GB"/>
        </w:rPr>
        <w:t>)]</w:t>
      </w:r>
    </w:p>
    <w:p w14:paraId="5F22D9F7" w14:textId="77777777" w:rsidR="001F64BE" w:rsidRDefault="001F64BE" w:rsidP="001F64BE">
      <w:pPr>
        <w:autoSpaceDE w:val="0"/>
        <w:autoSpaceDN w:val="0"/>
        <w:adjustRightInd w:val="0"/>
        <w:spacing w:after="0"/>
        <w:rPr>
          <w:rFonts w:ascii="Consolas" w:hAnsi="Consolas" w:cs="Consolas"/>
          <w:color w:val="000000"/>
          <w:sz w:val="19"/>
          <w:szCs w:val="19"/>
          <w:lang w:val="en-GB"/>
        </w:rPr>
      </w:pPr>
      <w:r>
        <w:rPr>
          <w:rFonts w:ascii="Consolas" w:hAnsi="Consolas" w:cs="Consolas"/>
          <w:color w:val="000000"/>
          <w:sz w:val="19"/>
          <w:szCs w:val="19"/>
          <w:lang w:val="en-GB"/>
        </w:rPr>
        <w:t xml:space="preserve">    [</w:t>
      </w:r>
      <w:proofErr w:type="spellStart"/>
      <w:proofErr w:type="gramStart"/>
      <w:r w:rsidRPr="00515D4D">
        <w:rPr>
          <w:rFonts w:ascii="Consolas" w:hAnsi="Consolas" w:cs="Consolas"/>
          <w:color w:val="2B91AF"/>
          <w:sz w:val="19"/>
          <w:szCs w:val="19"/>
          <w:lang w:val="en-GB"/>
        </w:rPr>
        <w:t>MediaDescriptor</w:t>
      </w:r>
      <w:proofErr w:type="spellEnd"/>
      <w:r>
        <w:rPr>
          <w:rFonts w:ascii="Consolas" w:hAnsi="Consolas" w:cs="Consolas"/>
          <w:color w:val="000000"/>
          <w:sz w:val="19"/>
          <w:szCs w:val="19"/>
          <w:lang w:val="en-GB"/>
        </w:rPr>
        <w:t>(</w:t>
      </w:r>
      <w:proofErr w:type="spellStart"/>
      <w:proofErr w:type="gramEnd"/>
      <w:r>
        <w:rPr>
          <w:rFonts w:ascii="Consolas" w:hAnsi="Consolas" w:cs="Consolas"/>
          <w:color w:val="000000"/>
          <w:sz w:val="19"/>
          <w:szCs w:val="19"/>
          <w:lang w:val="en-GB"/>
        </w:rPr>
        <w:t>ExtensionString</w:t>
      </w:r>
      <w:proofErr w:type="spellEnd"/>
      <w:r>
        <w:rPr>
          <w:rFonts w:ascii="Consolas" w:hAnsi="Consolas" w:cs="Consolas"/>
          <w:color w:val="000000"/>
          <w:sz w:val="19"/>
          <w:szCs w:val="19"/>
          <w:lang w:val="en-GB"/>
        </w:rPr>
        <w:t xml:space="preserve"> = </w:t>
      </w:r>
      <w:r>
        <w:rPr>
          <w:rFonts w:ascii="Consolas" w:hAnsi="Consolas" w:cs="Consolas"/>
          <w:color w:val="A31515"/>
          <w:sz w:val="19"/>
          <w:szCs w:val="19"/>
          <w:lang w:val="en-GB"/>
        </w:rPr>
        <w:t>"</w:t>
      </w:r>
      <w:proofErr w:type="spellStart"/>
      <w:r>
        <w:rPr>
          <w:rFonts w:ascii="Consolas" w:hAnsi="Consolas" w:cs="Consolas"/>
          <w:color w:val="A31515"/>
          <w:sz w:val="19"/>
          <w:szCs w:val="19"/>
          <w:lang w:val="en-GB"/>
        </w:rPr>
        <w:t>png,gif,jpg,jpeg</w:t>
      </w:r>
      <w:proofErr w:type="spellEnd"/>
      <w:r>
        <w:rPr>
          <w:rFonts w:ascii="Consolas" w:hAnsi="Consolas" w:cs="Consolas"/>
          <w:color w:val="A31515"/>
          <w:sz w:val="19"/>
          <w:szCs w:val="19"/>
          <w:lang w:val="en-GB"/>
        </w:rPr>
        <w:t>"</w:t>
      </w:r>
      <w:r>
        <w:rPr>
          <w:rFonts w:ascii="Consolas" w:hAnsi="Consolas" w:cs="Consolas"/>
          <w:color w:val="000000"/>
          <w:sz w:val="19"/>
          <w:szCs w:val="19"/>
          <w:lang w:val="en-GB"/>
        </w:rPr>
        <w:t>)]</w:t>
      </w:r>
    </w:p>
    <w:p w14:paraId="5710B318" w14:textId="77777777" w:rsidR="001F64BE" w:rsidRDefault="001F64BE" w:rsidP="001F64BE">
      <w:pPr>
        <w:autoSpaceDE w:val="0"/>
        <w:autoSpaceDN w:val="0"/>
        <w:adjustRightInd w:val="0"/>
        <w:spacing w:after="0"/>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w:t>
      </w:r>
      <w:r>
        <w:rPr>
          <w:rFonts w:ascii="Consolas" w:hAnsi="Consolas" w:cs="Consolas"/>
          <w:color w:val="0000FF"/>
          <w:sz w:val="19"/>
          <w:szCs w:val="19"/>
          <w:lang w:val="en-GB"/>
        </w:rPr>
        <w:t>class</w:t>
      </w:r>
      <w:r>
        <w:rPr>
          <w:rFonts w:ascii="Consolas" w:hAnsi="Consolas" w:cs="Consolas"/>
          <w:color w:val="000000"/>
          <w:sz w:val="19"/>
          <w:szCs w:val="19"/>
          <w:lang w:val="en-GB"/>
        </w:rPr>
        <w:t xml:space="preserve"> </w:t>
      </w:r>
      <w:proofErr w:type="spellStart"/>
      <w:proofErr w:type="gramStart"/>
      <w:r>
        <w:rPr>
          <w:rFonts w:ascii="Consolas" w:hAnsi="Consolas" w:cs="Consolas"/>
          <w:color w:val="2B91AF"/>
          <w:sz w:val="19"/>
          <w:szCs w:val="19"/>
          <w:lang w:val="en-GB"/>
        </w:rPr>
        <w:t>ImageFile</w:t>
      </w:r>
      <w:proofErr w:type="spellEnd"/>
      <w:r>
        <w:rPr>
          <w:rFonts w:ascii="Consolas" w:hAnsi="Consolas" w:cs="Consolas"/>
          <w:color w:val="000000"/>
          <w:sz w:val="19"/>
          <w:szCs w:val="19"/>
          <w:lang w:val="en-GB"/>
        </w:rPr>
        <w:t xml:space="preserve"> :</w:t>
      </w:r>
      <w:proofErr w:type="gramEnd"/>
      <w:r>
        <w:rPr>
          <w:rFonts w:ascii="Consolas" w:hAnsi="Consolas" w:cs="Consolas"/>
          <w:color w:val="000000"/>
          <w:sz w:val="19"/>
          <w:szCs w:val="19"/>
          <w:lang w:val="en-GB"/>
        </w:rPr>
        <w:t xml:space="preserve"> </w:t>
      </w:r>
      <w:proofErr w:type="spellStart"/>
      <w:r>
        <w:rPr>
          <w:rFonts w:ascii="Consolas" w:hAnsi="Consolas" w:cs="Consolas"/>
          <w:color w:val="2B91AF"/>
          <w:sz w:val="19"/>
          <w:szCs w:val="19"/>
          <w:lang w:val="en-GB"/>
        </w:rPr>
        <w:t>ImageData</w:t>
      </w:r>
      <w:proofErr w:type="spellEnd"/>
    </w:p>
    <w:p w14:paraId="36B37BCE" w14:textId="77777777" w:rsidR="001F64BE" w:rsidRDefault="001F64BE" w:rsidP="001F64BE">
      <w:pPr>
        <w:autoSpaceDE w:val="0"/>
        <w:autoSpaceDN w:val="0"/>
        <w:adjustRightInd w:val="0"/>
        <w:spacing w:after="0"/>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1EA170BE" w14:textId="77777777" w:rsidR="001F64BE" w:rsidRDefault="001F64BE" w:rsidP="001F64BE">
      <w:pPr>
        <w:autoSpaceDE w:val="0"/>
        <w:autoSpaceDN w:val="0"/>
        <w:adjustRightInd w:val="0"/>
        <w:spacing w:after="0"/>
        <w:rPr>
          <w:rFonts w:ascii="Consolas" w:hAnsi="Consolas" w:cs="Consolas"/>
          <w:color w:val="000000"/>
          <w:sz w:val="19"/>
          <w:szCs w:val="19"/>
          <w:lang w:val="en-GB"/>
        </w:rPr>
      </w:pPr>
      <w:r>
        <w:rPr>
          <w:rFonts w:ascii="Consolas" w:hAnsi="Consolas" w:cs="Consolas"/>
          <w:color w:val="000000"/>
          <w:sz w:val="19"/>
          <w:szCs w:val="19"/>
          <w:lang w:val="en-GB"/>
        </w:rPr>
        <w:t xml:space="preserve">        [</w:t>
      </w:r>
      <w:proofErr w:type="spellStart"/>
      <w:r>
        <w:rPr>
          <w:rFonts w:ascii="Consolas" w:hAnsi="Consolas" w:cs="Consolas"/>
          <w:color w:val="2B91AF"/>
          <w:sz w:val="19"/>
          <w:szCs w:val="19"/>
          <w:lang w:val="en-GB"/>
        </w:rPr>
        <w:t>CultureSpecific</w:t>
      </w:r>
      <w:proofErr w:type="spellEnd"/>
      <w:r>
        <w:rPr>
          <w:rFonts w:ascii="Consolas" w:hAnsi="Consolas" w:cs="Consolas"/>
          <w:color w:val="000000"/>
          <w:sz w:val="19"/>
          <w:szCs w:val="19"/>
          <w:lang w:val="en-GB"/>
        </w:rPr>
        <w:t>]</w:t>
      </w:r>
    </w:p>
    <w:p w14:paraId="326EF9DF" w14:textId="77777777" w:rsidR="001F64BE" w:rsidRDefault="001F64BE" w:rsidP="001F64BE">
      <w:pPr>
        <w:autoSpaceDE w:val="0"/>
        <w:autoSpaceDN w:val="0"/>
        <w:adjustRightInd w:val="0"/>
        <w:spacing w:after="0"/>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2B91AF"/>
          <w:sz w:val="19"/>
          <w:szCs w:val="19"/>
          <w:lang w:val="en-GB"/>
        </w:rPr>
        <w:t>Editable</w:t>
      </w:r>
      <w:r>
        <w:rPr>
          <w:rFonts w:ascii="Consolas" w:hAnsi="Consolas" w:cs="Consolas"/>
          <w:color w:val="000000"/>
          <w:sz w:val="19"/>
          <w:szCs w:val="19"/>
          <w:lang w:val="en-GB"/>
        </w:rPr>
        <w:t>(</w:t>
      </w:r>
      <w:r>
        <w:rPr>
          <w:rFonts w:ascii="Consolas" w:hAnsi="Consolas" w:cs="Consolas"/>
          <w:color w:val="0000FF"/>
          <w:sz w:val="19"/>
          <w:szCs w:val="19"/>
          <w:lang w:val="en-GB"/>
        </w:rPr>
        <w:t>true</w:t>
      </w:r>
      <w:r>
        <w:rPr>
          <w:rFonts w:ascii="Consolas" w:hAnsi="Consolas" w:cs="Consolas"/>
          <w:color w:val="000000"/>
          <w:sz w:val="19"/>
          <w:szCs w:val="19"/>
          <w:lang w:val="en-GB"/>
        </w:rPr>
        <w:t>)]</w:t>
      </w:r>
    </w:p>
    <w:p w14:paraId="6674B979" w14:textId="77777777" w:rsidR="001F64BE" w:rsidRDefault="001F64BE" w:rsidP="001F64BE">
      <w:pPr>
        <w:autoSpaceDE w:val="0"/>
        <w:autoSpaceDN w:val="0"/>
        <w:adjustRightInd w:val="0"/>
        <w:spacing w:after="0"/>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w:t>
      </w:r>
      <w:r>
        <w:rPr>
          <w:rFonts w:ascii="Consolas" w:hAnsi="Consolas" w:cs="Consolas"/>
          <w:color w:val="0000FF"/>
          <w:sz w:val="19"/>
          <w:szCs w:val="19"/>
          <w:lang w:val="en-GB"/>
        </w:rPr>
        <w:t>virtual</w:t>
      </w:r>
      <w:r>
        <w:rPr>
          <w:rFonts w:ascii="Consolas" w:hAnsi="Consolas" w:cs="Consolas"/>
          <w:color w:val="000000"/>
          <w:sz w:val="19"/>
          <w:szCs w:val="19"/>
          <w:lang w:val="en-GB"/>
        </w:rPr>
        <w:t xml:space="preserve"> </w:t>
      </w:r>
      <w:r>
        <w:rPr>
          <w:rFonts w:ascii="Consolas" w:hAnsi="Consolas" w:cs="Consolas"/>
          <w:color w:val="0000FF"/>
          <w:sz w:val="19"/>
          <w:szCs w:val="19"/>
          <w:lang w:val="en-GB"/>
        </w:rPr>
        <w:t>string</w:t>
      </w:r>
      <w:r>
        <w:rPr>
          <w:rFonts w:ascii="Consolas" w:hAnsi="Consolas" w:cs="Consolas"/>
          <w:color w:val="000000"/>
          <w:sz w:val="19"/>
          <w:szCs w:val="19"/>
          <w:lang w:val="en-GB"/>
        </w:rPr>
        <w:t xml:space="preserve"> Description </w:t>
      </w:r>
      <w:proofErr w:type="gramStart"/>
      <w:r>
        <w:rPr>
          <w:rFonts w:ascii="Consolas" w:hAnsi="Consolas" w:cs="Consolas"/>
          <w:color w:val="000000"/>
          <w:sz w:val="19"/>
          <w:szCs w:val="19"/>
          <w:lang w:val="en-GB"/>
        </w:rPr>
        <w:t xml:space="preserve">{ </w:t>
      </w:r>
      <w:r>
        <w:rPr>
          <w:rFonts w:ascii="Consolas" w:hAnsi="Consolas" w:cs="Consolas"/>
          <w:color w:val="0000FF"/>
          <w:sz w:val="19"/>
          <w:szCs w:val="19"/>
          <w:lang w:val="en-GB"/>
        </w:rPr>
        <w:t>get</w:t>
      </w:r>
      <w:proofErr w:type="gramEnd"/>
      <w:r>
        <w:rPr>
          <w:rFonts w:ascii="Consolas" w:hAnsi="Consolas" w:cs="Consolas"/>
          <w:color w:val="000000"/>
          <w:sz w:val="19"/>
          <w:szCs w:val="19"/>
          <w:lang w:val="en-GB"/>
        </w:rPr>
        <w:t xml:space="preserve">; </w:t>
      </w:r>
      <w:r>
        <w:rPr>
          <w:rFonts w:ascii="Consolas" w:hAnsi="Consolas" w:cs="Consolas"/>
          <w:color w:val="0000FF"/>
          <w:sz w:val="19"/>
          <w:szCs w:val="19"/>
          <w:lang w:val="en-GB"/>
        </w:rPr>
        <w:t>set</w:t>
      </w:r>
      <w:r>
        <w:rPr>
          <w:rFonts w:ascii="Consolas" w:hAnsi="Consolas" w:cs="Consolas"/>
          <w:color w:val="000000"/>
          <w:sz w:val="19"/>
          <w:szCs w:val="19"/>
          <w:lang w:val="en-GB"/>
        </w:rPr>
        <w:t>; }</w:t>
      </w:r>
    </w:p>
    <w:p w14:paraId="26FC5284" w14:textId="77777777" w:rsidR="001F64BE" w:rsidRDefault="001F64BE" w:rsidP="001F64BE">
      <w:pPr>
        <w:autoSpaceDE w:val="0"/>
        <w:autoSpaceDN w:val="0"/>
        <w:adjustRightInd w:val="0"/>
        <w:spacing w:after="0"/>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38F65996" w14:textId="77777777" w:rsidR="001F64BE" w:rsidRDefault="001F64BE" w:rsidP="001F64BE">
      <w:pPr>
        <w:rPr>
          <w:rFonts w:ascii="Consolas" w:hAnsi="Consolas" w:cs="Consolas"/>
          <w:color w:val="000000"/>
          <w:sz w:val="19"/>
          <w:szCs w:val="19"/>
          <w:lang w:val="en-GB"/>
        </w:rPr>
      </w:pPr>
      <w:r>
        <w:rPr>
          <w:rFonts w:ascii="Consolas" w:hAnsi="Consolas" w:cs="Consolas"/>
          <w:color w:val="000000"/>
          <w:sz w:val="19"/>
          <w:szCs w:val="19"/>
          <w:lang w:val="en-GB"/>
        </w:rPr>
        <w:t>}</w:t>
      </w:r>
    </w:p>
    <w:p w14:paraId="5DD79BD8" w14:textId="77777777" w:rsidR="001F64BE" w:rsidRDefault="001F64BE" w:rsidP="001F64BE">
      <w:pPr>
        <w:pStyle w:val="NoteBox"/>
        <w:rPr>
          <w:lang w:val="en-GB"/>
        </w:rPr>
      </w:pPr>
      <w:r>
        <w:rPr>
          <w:lang w:val="en-GB"/>
        </w:rPr>
        <w:t xml:space="preserve">Make sure you inherit from </w:t>
      </w:r>
      <w:r w:rsidRPr="00984E96">
        <w:rPr>
          <w:rFonts w:ascii="Consolas" w:eastAsiaTheme="minorHAnsi" w:hAnsi="Consolas" w:cs="Consolas"/>
          <w:color w:val="2B91AF"/>
          <w:sz w:val="19"/>
          <w:szCs w:val="19"/>
          <w:lang w:val="en-GB" w:eastAsia="en-US"/>
        </w:rPr>
        <w:t>ImageData</w:t>
      </w:r>
      <w:r>
        <w:rPr>
          <w:lang w:val="en-GB"/>
        </w:rPr>
        <w:t xml:space="preserve">, not </w:t>
      </w:r>
      <w:r w:rsidRPr="00984E96">
        <w:rPr>
          <w:rFonts w:ascii="Consolas" w:eastAsiaTheme="minorHAnsi" w:hAnsi="Consolas" w:cs="Consolas"/>
          <w:color w:val="2B91AF"/>
          <w:sz w:val="19"/>
          <w:szCs w:val="19"/>
          <w:lang w:val="en-GB" w:eastAsia="en-US"/>
        </w:rPr>
        <w:t>MediaData</w:t>
      </w:r>
      <w:r>
        <w:rPr>
          <w:lang w:val="en-GB"/>
        </w:rPr>
        <w:t>!</w:t>
      </w:r>
    </w:p>
    <w:p w14:paraId="0BD3B9E0" w14:textId="77777777" w:rsidR="001F64BE" w:rsidRPr="00BD1128" w:rsidRDefault="001F64BE" w:rsidP="00440071">
      <w:pPr>
        <w:pStyle w:val="Heading2"/>
        <w:rPr>
          <w:lang w:val="en-GB"/>
        </w:rPr>
      </w:pPr>
      <w:bookmarkStart w:id="17" w:name="_Toc9338991"/>
      <w:r>
        <w:rPr>
          <w:lang w:val="en-GB"/>
        </w:rPr>
        <w:t>Uploading images</w:t>
      </w:r>
      <w:bookmarkEnd w:id="17"/>
    </w:p>
    <w:p w14:paraId="548E8E9B" w14:textId="44662A25" w:rsidR="001F64BE" w:rsidRDefault="001F64BE" w:rsidP="008C604E">
      <w:pPr>
        <w:pStyle w:val="ListParagraph"/>
        <w:numPr>
          <w:ilvl w:val="0"/>
          <w:numId w:val="9"/>
        </w:numPr>
        <w:spacing w:after="120" w:line="240" w:lineRule="auto"/>
        <w:contextualSpacing w:val="0"/>
        <w:rPr>
          <w:lang w:val="en-GB"/>
        </w:rPr>
      </w:pPr>
      <w:r w:rsidRPr="00944E56">
        <w:rPr>
          <w:lang w:val="en-GB"/>
        </w:rPr>
        <w:t>Start the site</w:t>
      </w:r>
      <w:r w:rsidR="00AB5D0C">
        <w:rPr>
          <w:lang w:val="en-GB"/>
        </w:rPr>
        <w:t xml:space="preserve">, navigate to </w:t>
      </w:r>
      <w:r w:rsidR="00AB5D0C">
        <w:rPr>
          <w:b/>
          <w:lang w:val="en-GB"/>
        </w:rPr>
        <w:t>episerver/cms</w:t>
      </w:r>
      <w:r w:rsidRPr="00944E56">
        <w:rPr>
          <w:lang w:val="en-GB"/>
        </w:rPr>
        <w:t xml:space="preserve"> and log in as</w:t>
      </w:r>
      <w:r>
        <w:rPr>
          <w:lang w:val="en-GB"/>
        </w:rPr>
        <w:t xml:space="preserve"> a CMS</w:t>
      </w:r>
      <w:r w:rsidRPr="00944E56">
        <w:rPr>
          <w:lang w:val="en-GB"/>
        </w:rPr>
        <w:t xml:space="preserve"> </w:t>
      </w:r>
      <w:r w:rsidRPr="006906B5">
        <w:rPr>
          <w:lang w:val="en-GB"/>
        </w:rPr>
        <w:t>Admin</w:t>
      </w:r>
      <w:r w:rsidRPr="00944E56">
        <w:rPr>
          <w:lang w:val="en-GB"/>
        </w:rPr>
        <w:t>.</w:t>
      </w:r>
    </w:p>
    <w:p w14:paraId="7C01AE0A" w14:textId="77777777" w:rsidR="001F64BE" w:rsidRPr="00944E56" w:rsidRDefault="001F64BE" w:rsidP="008C604E">
      <w:pPr>
        <w:pStyle w:val="ListParagraph"/>
        <w:numPr>
          <w:ilvl w:val="0"/>
          <w:numId w:val="9"/>
        </w:numPr>
        <w:spacing w:after="120" w:line="240" w:lineRule="auto"/>
        <w:contextualSpacing w:val="0"/>
        <w:rPr>
          <w:lang w:val="en-GB"/>
        </w:rPr>
      </w:pPr>
      <w:r>
        <w:rPr>
          <w:lang w:val="en-GB"/>
        </w:rPr>
        <w:t xml:space="preserve">Navigate to </w:t>
      </w:r>
      <w:r w:rsidRPr="001F1A84">
        <w:rPr>
          <w:b/>
          <w:lang w:val="en-GB"/>
        </w:rPr>
        <w:t>CMS</w:t>
      </w:r>
      <w:r>
        <w:rPr>
          <w:lang w:val="en-GB"/>
        </w:rPr>
        <w:t xml:space="preserve"> | </w:t>
      </w:r>
      <w:r w:rsidRPr="001F1A84">
        <w:rPr>
          <w:b/>
          <w:lang w:val="en-GB"/>
        </w:rPr>
        <w:t>Edit</w:t>
      </w:r>
      <w:r>
        <w:rPr>
          <w:lang w:val="en-GB"/>
        </w:rPr>
        <w:t>.</w:t>
      </w:r>
    </w:p>
    <w:p w14:paraId="677EBEC0" w14:textId="339B8194" w:rsidR="001F64BE" w:rsidRDefault="001F64BE" w:rsidP="008C604E">
      <w:pPr>
        <w:pStyle w:val="ListParagraph"/>
        <w:keepNext/>
        <w:numPr>
          <w:ilvl w:val="0"/>
          <w:numId w:val="9"/>
        </w:numPr>
        <w:spacing w:after="120" w:line="240" w:lineRule="auto"/>
        <w:ind w:left="714" w:hanging="357"/>
        <w:contextualSpacing w:val="0"/>
        <w:rPr>
          <w:lang w:val="en-GB"/>
        </w:rPr>
      </w:pPr>
      <w:r>
        <w:rPr>
          <w:lang w:val="en-GB"/>
        </w:rPr>
        <w:lastRenderedPageBreak/>
        <w:t xml:space="preserve">In </w:t>
      </w:r>
      <w:r w:rsidRPr="007150F1">
        <w:rPr>
          <w:b/>
          <w:lang w:val="en-GB"/>
        </w:rPr>
        <w:t>Assets</w:t>
      </w:r>
      <w:r>
        <w:rPr>
          <w:lang w:val="en-GB"/>
        </w:rPr>
        <w:t xml:space="preserve"> pane, click </w:t>
      </w:r>
      <w:r w:rsidRPr="00631A79">
        <w:rPr>
          <w:b/>
          <w:lang w:val="en-GB"/>
        </w:rPr>
        <w:t>Media</w:t>
      </w:r>
      <w:r>
        <w:rPr>
          <w:lang w:val="en-GB"/>
        </w:rPr>
        <w:t xml:space="preserve">, and create a folder named </w:t>
      </w:r>
      <w:r w:rsidR="00060210">
        <w:rPr>
          <w:b/>
          <w:lang w:val="en-GB"/>
        </w:rPr>
        <w:t>Muppet</w:t>
      </w:r>
      <w:r w:rsidRPr="007150F1">
        <w:rPr>
          <w:b/>
          <w:lang w:val="en-GB"/>
        </w:rPr>
        <w:t>s</w:t>
      </w:r>
      <w:r>
        <w:rPr>
          <w:lang w:val="en-GB"/>
        </w:rPr>
        <w:t xml:space="preserve"> in </w:t>
      </w:r>
      <w:r w:rsidRPr="00253578">
        <w:rPr>
          <w:b/>
          <w:lang w:val="en-GB"/>
        </w:rPr>
        <w:t xml:space="preserve">For </w:t>
      </w:r>
      <w:r>
        <w:rPr>
          <w:b/>
          <w:lang w:val="en-GB"/>
        </w:rPr>
        <w:t>All</w:t>
      </w:r>
      <w:r w:rsidRPr="00253578">
        <w:rPr>
          <w:b/>
          <w:lang w:val="en-GB"/>
        </w:rPr>
        <w:t xml:space="preserve"> Site</w:t>
      </w:r>
      <w:r>
        <w:rPr>
          <w:b/>
          <w:lang w:val="en-GB"/>
        </w:rPr>
        <w:t>s</w:t>
      </w:r>
      <w:r>
        <w:rPr>
          <w:lang w:val="en-GB"/>
        </w:rPr>
        <w:t>, as shown in the following screenshot:</w:t>
      </w:r>
    </w:p>
    <w:p w14:paraId="0468B52E" w14:textId="6E2BFBE7" w:rsidR="001F64BE" w:rsidRDefault="004F2A20" w:rsidP="001F64BE">
      <w:pPr>
        <w:ind w:left="720"/>
        <w:rPr>
          <w:lang w:val="en-GB"/>
        </w:rPr>
      </w:pPr>
      <w:r>
        <w:rPr>
          <w:noProof/>
          <w:lang w:val="en-GB"/>
        </w:rPr>
        <w:drawing>
          <wp:inline distT="0" distB="0" distL="0" distR="0" wp14:anchorId="286BC33B" wp14:editId="18028455">
            <wp:extent cx="2867025" cy="18288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uppets-media-folder.gif"/>
                    <pic:cNvPicPr/>
                  </pic:nvPicPr>
                  <pic:blipFill>
                    <a:blip r:embed="rId34">
                      <a:extLst>
                        <a:ext uri="{28A0092B-C50C-407E-A947-70E740481C1C}">
                          <a14:useLocalDpi xmlns:a14="http://schemas.microsoft.com/office/drawing/2010/main" val="0"/>
                        </a:ext>
                      </a:extLst>
                    </a:blip>
                    <a:stretch>
                      <a:fillRect/>
                    </a:stretch>
                  </pic:blipFill>
                  <pic:spPr>
                    <a:xfrm>
                      <a:off x="0" y="0"/>
                      <a:ext cx="2867025" cy="1828800"/>
                    </a:xfrm>
                    <a:prstGeom prst="rect">
                      <a:avLst/>
                    </a:prstGeom>
                  </pic:spPr>
                </pic:pic>
              </a:graphicData>
            </a:graphic>
          </wp:inline>
        </w:drawing>
      </w:r>
    </w:p>
    <w:p w14:paraId="3FFB48A1" w14:textId="3267922E" w:rsidR="001F64BE" w:rsidRDefault="001F64BE" w:rsidP="008C604E">
      <w:pPr>
        <w:pStyle w:val="ListParagraph"/>
        <w:keepNext/>
        <w:numPr>
          <w:ilvl w:val="0"/>
          <w:numId w:val="9"/>
        </w:numPr>
        <w:spacing w:after="120" w:line="240" w:lineRule="auto"/>
        <w:ind w:left="714" w:hanging="357"/>
        <w:contextualSpacing w:val="0"/>
        <w:rPr>
          <w:lang w:val="en-GB"/>
        </w:rPr>
      </w:pPr>
      <w:r>
        <w:rPr>
          <w:lang w:val="en-GB"/>
        </w:rPr>
        <w:t xml:space="preserve">Upload images of the three </w:t>
      </w:r>
      <w:r w:rsidR="00B92AA9">
        <w:rPr>
          <w:lang w:val="en-GB"/>
        </w:rPr>
        <w:t>Muppets</w:t>
      </w:r>
      <w:r>
        <w:rPr>
          <w:lang w:val="en-GB"/>
        </w:rPr>
        <w:t xml:space="preserve"> from </w:t>
      </w:r>
      <w:r w:rsidR="00BE1F0C">
        <w:rPr>
          <w:b/>
        </w:rPr>
        <w:t>solution source code</w:t>
      </w:r>
      <w:r w:rsidR="001C417C">
        <w:rPr>
          <w:b/>
        </w:rPr>
        <w:t xml:space="preserve"> project</w:t>
      </w:r>
      <w:bookmarkStart w:id="18" w:name="_GoBack"/>
      <w:bookmarkEnd w:id="18"/>
      <w:r>
        <w:rPr>
          <w:lang w:val="en-GB"/>
        </w:rPr>
        <w:t xml:space="preserve"> in the folder </w:t>
      </w:r>
      <w:r>
        <w:rPr>
          <w:b/>
          <w:lang w:val="en-GB"/>
        </w:rPr>
        <w:t>\A</w:t>
      </w:r>
      <w:r w:rsidRPr="00385EA0">
        <w:rPr>
          <w:b/>
          <w:lang w:val="en-GB"/>
        </w:rPr>
        <w:t>ssets\</w:t>
      </w:r>
      <w:r w:rsidR="00B92AA9">
        <w:rPr>
          <w:b/>
          <w:lang w:val="en-GB"/>
        </w:rPr>
        <w:t>Muppet</w:t>
      </w:r>
      <w:r w:rsidRPr="00385EA0">
        <w:rPr>
          <w:b/>
          <w:lang w:val="en-GB"/>
        </w:rPr>
        <w:t>s</w:t>
      </w:r>
      <w:r>
        <w:rPr>
          <w:b/>
          <w:lang w:val="en-GB"/>
        </w:rPr>
        <w:t>\</w:t>
      </w:r>
      <w:r>
        <w:rPr>
          <w:lang w:val="en-GB"/>
        </w:rPr>
        <w:t xml:space="preserve"> into the </w:t>
      </w:r>
      <w:r w:rsidR="00B92AA9">
        <w:rPr>
          <w:b/>
          <w:lang w:val="en-GB"/>
        </w:rPr>
        <w:t>Muppets</w:t>
      </w:r>
      <w:r>
        <w:rPr>
          <w:lang w:val="en-GB"/>
        </w:rPr>
        <w:t xml:space="preserve"> folder, as shown in the following screenshot:</w:t>
      </w:r>
    </w:p>
    <w:p w14:paraId="261E14B1" w14:textId="07ECF62F" w:rsidR="001F64BE" w:rsidRDefault="0058771F" w:rsidP="001F64BE">
      <w:pPr>
        <w:ind w:left="720"/>
        <w:rPr>
          <w:lang w:val="en-GB"/>
        </w:rPr>
      </w:pPr>
      <w:r>
        <w:rPr>
          <w:noProof/>
          <w:lang w:val="en-GB"/>
        </w:rPr>
        <w:drawing>
          <wp:inline distT="0" distB="0" distL="0" distR="0" wp14:anchorId="28AD2B16" wp14:editId="03E8B9B2">
            <wp:extent cx="2266950" cy="4124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uppets-in-media-folder.gif"/>
                    <pic:cNvPicPr/>
                  </pic:nvPicPr>
                  <pic:blipFill>
                    <a:blip r:embed="rId35">
                      <a:extLst>
                        <a:ext uri="{28A0092B-C50C-407E-A947-70E740481C1C}">
                          <a14:useLocalDpi xmlns:a14="http://schemas.microsoft.com/office/drawing/2010/main" val="0"/>
                        </a:ext>
                      </a:extLst>
                    </a:blip>
                    <a:stretch>
                      <a:fillRect/>
                    </a:stretch>
                  </pic:blipFill>
                  <pic:spPr>
                    <a:xfrm>
                      <a:off x="0" y="0"/>
                      <a:ext cx="2266950" cy="4124325"/>
                    </a:xfrm>
                    <a:prstGeom prst="rect">
                      <a:avLst/>
                    </a:prstGeom>
                  </pic:spPr>
                </pic:pic>
              </a:graphicData>
            </a:graphic>
          </wp:inline>
        </w:drawing>
      </w:r>
    </w:p>
    <w:p w14:paraId="6B0C99B9" w14:textId="77777777" w:rsidR="001F64BE" w:rsidRPr="00FE2DBF" w:rsidRDefault="001F64BE" w:rsidP="001F64BE">
      <w:pPr>
        <w:pStyle w:val="NoteBox"/>
        <w:rPr>
          <w:lang w:val="en-GB"/>
        </w:rPr>
      </w:pPr>
      <w:r>
        <w:rPr>
          <w:lang w:val="en-GB"/>
        </w:rPr>
        <w:t xml:space="preserve">One feature of inheriting from </w:t>
      </w:r>
      <w:r w:rsidRPr="000B5033">
        <w:rPr>
          <w:rFonts w:ascii="Consolas" w:eastAsiaTheme="minorHAnsi" w:hAnsi="Consolas" w:cs="Consolas"/>
          <w:color w:val="2B91AF"/>
          <w:sz w:val="19"/>
          <w:szCs w:val="19"/>
          <w:lang w:val="en-GB" w:eastAsia="en-US"/>
        </w:rPr>
        <w:t>ImageData</w:t>
      </w:r>
      <w:r>
        <w:rPr>
          <w:lang w:val="en-GB"/>
        </w:rPr>
        <w:t xml:space="preserve"> instead of </w:t>
      </w:r>
      <w:r w:rsidRPr="000B5033">
        <w:rPr>
          <w:rFonts w:ascii="Consolas" w:eastAsiaTheme="minorHAnsi" w:hAnsi="Consolas" w:cs="Consolas"/>
          <w:color w:val="2B91AF"/>
          <w:sz w:val="19"/>
          <w:szCs w:val="19"/>
          <w:lang w:val="en-GB" w:eastAsia="en-US"/>
        </w:rPr>
        <w:t>MediaData</w:t>
      </w:r>
      <w:r>
        <w:rPr>
          <w:lang w:val="en-GB"/>
        </w:rPr>
        <w:t xml:space="preserve"> is the automatic thumbnail generation.</w:t>
      </w:r>
    </w:p>
    <w:p w14:paraId="0290826B" w14:textId="77777777" w:rsidR="001F64BE" w:rsidRDefault="001F64BE" w:rsidP="008C604E">
      <w:pPr>
        <w:pStyle w:val="ListParagraph"/>
        <w:numPr>
          <w:ilvl w:val="0"/>
          <w:numId w:val="9"/>
        </w:numPr>
        <w:spacing w:after="120" w:line="240" w:lineRule="auto"/>
        <w:contextualSpacing w:val="0"/>
        <w:rPr>
          <w:lang w:val="en-GB"/>
        </w:rPr>
      </w:pPr>
      <w:r>
        <w:rPr>
          <w:lang w:val="en-GB"/>
        </w:rPr>
        <w:t xml:space="preserve">Leave the browser running, and in Visual Studio, in Solution Explorer, in the </w:t>
      </w:r>
      <w:r w:rsidRPr="00D413AB">
        <w:rPr>
          <w:b/>
          <w:lang w:val="en-GB"/>
        </w:rPr>
        <w:t>App_Data</w:t>
      </w:r>
      <w:r>
        <w:rPr>
          <w:lang w:val="en-GB"/>
        </w:rPr>
        <w:t xml:space="preserve"> folder, refresh the </w:t>
      </w:r>
      <w:r w:rsidRPr="00D413AB">
        <w:rPr>
          <w:b/>
          <w:lang w:val="en-GB"/>
        </w:rPr>
        <w:t>blobs</w:t>
      </w:r>
      <w:r>
        <w:rPr>
          <w:lang w:val="en-GB"/>
        </w:rPr>
        <w:t xml:space="preserve"> folder, and note that each uploaded product image has its own folder that matches a content GUID in the CMS database, and a file for a version, and a file for a thumbnail, as shown in the following screenshot:</w:t>
      </w:r>
    </w:p>
    <w:p w14:paraId="7CE7E3FC" w14:textId="65C17CC8" w:rsidR="001F64BE" w:rsidRPr="000B5033" w:rsidRDefault="00A16BF2" w:rsidP="001F64BE">
      <w:pPr>
        <w:ind w:left="720"/>
        <w:rPr>
          <w:lang w:val="en-GB"/>
        </w:rPr>
      </w:pPr>
      <w:r>
        <w:rPr>
          <w:noProof/>
          <w:lang w:val="en-GB"/>
        </w:rPr>
        <w:lastRenderedPageBreak/>
        <w:drawing>
          <wp:inline distT="0" distB="0" distL="0" distR="0" wp14:anchorId="4ADCFD84" wp14:editId="06678008">
            <wp:extent cx="3086100" cy="20669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pp-data-folder-thumbs.gif"/>
                    <pic:cNvPicPr/>
                  </pic:nvPicPr>
                  <pic:blipFill>
                    <a:blip r:embed="rId36">
                      <a:extLst>
                        <a:ext uri="{28A0092B-C50C-407E-A947-70E740481C1C}">
                          <a14:useLocalDpi xmlns:a14="http://schemas.microsoft.com/office/drawing/2010/main" val="0"/>
                        </a:ext>
                      </a:extLst>
                    </a:blip>
                    <a:stretch>
                      <a:fillRect/>
                    </a:stretch>
                  </pic:blipFill>
                  <pic:spPr>
                    <a:xfrm>
                      <a:off x="0" y="0"/>
                      <a:ext cx="3086100" cy="2066925"/>
                    </a:xfrm>
                    <a:prstGeom prst="rect">
                      <a:avLst/>
                    </a:prstGeom>
                  </pic:spPr>
                </pic:pic>
              </a:graphicData>
            </a:graphic>
          </wp:inline>
        </w:drawing>
      </w:r>
    </w:p>
    <w:p w14:paraId="672245B0" w14:textId="77777777" w:rsidR="001F64BE" w:rsidRDefault="001F64BE" w:rsidP="008C604E">
      <w:pPr>
        <w:pStyle w:val="ListParagraph"/>
        <w:numPr>
          <w:ilvl w:val="0"/>
          <w:numId w:val="9"/>
        </w:numPr>
        <w:spacing w:after="120" w:line="240" w:lineRule="auto"/>
        <w:contextualSpacing w:val="0"/>
        <w:rPr>
          <w:lang w:val="en-GB"/>
        </w:rPr>
      </w:pPr>
      <w:r>
        <w:rPr>
          <w:lang w:val="en-GB"/>
        </w:rPr>
        <w:t xml:space="preserve">Back in the browser, double-click each image in the </w:t>
      </w:r>
      <w:r w:rsidRPr="00713D2F">
        <w:rPr>
          <w:b/>
          <w:lang w:val="en-GB"/>
        </w:rPr>
        <w:t>Assets</w:t>
      </w:r>
      <w:r>
        <w:rPr>
          <w:lang w:val="en-GB"/>
        </w:rPr>
        <w:t xml:space="preserve"> pane, switch to </w:t>
      </w:r>
      <w:r w:rsidRPr="00222C87">
        <w:rPr>
          <w:b/>
          <w:lang w:val="en-GB"/>
        </w:rPr>
        <w:t>All Properties</w:t>
      </w:r>
      <w:r>
        <w:rPr>
          <w:lang w:val="en-GB"/>
        </w:rPr>
        <w:t xml:space="preserve"> view, edit the </w:t>
      </w:r>
      <w:r w:rsidRPr="00222C87">
        <w:rPr>
          <w:b/>
          <w:lang w:val="en-GB"/>
        </w:rPr>
        <w:t>Name</w:t>
      </w:r>
      <w:r>
        <w:rPr>
          <w:lang w:val="en-GB"/>
        </w:rPr>
        <w:t xml:space="preserve"> and </w:t>
      </w:r>
      <w:r w:rsidRPr="002F04E9">
        <w:rPr>
          <w:b/>
          <w:lang w:val="en-GB"/>
        </w:rPr>
        <w:t>Description</w:t>
      </w:r>
      <w:r>
        <w:rPr>
          <w:lang w:val="en-GB"/>
        </w:rPr>
        <w:t xml:space="preserve"> properties, and then </w:t>
      </w:r>
      <w:r w:rsidRPr="002F04E9">
        <w:rPr>
          <w:b/>
          <w:lang w:val="en-GB"/>
        </w:rPr>
        <w:t>Publish</w:t>
      </w:r>
      <w:r>
        <w:rPr>
          <w:lang w:val="en-GB"/>
        </w:rPr>
        <w:t xml:space="preserve"> them:</w:t>
      </w:r>
    </w:p>
    <w:p w14:paraId="28D86D8C" w14:textId="4D7B6F3C" w:rsidR="001F64BE" w:rsidRDefault="004E7B53" w:rsidP="008C604E">
      <w:pPr>
        <w:pStyle w:val="ListParagraph"/>
        <w:numPr>
          <w:ilvl w:val="1"/>
          <w:numId w:val="9"/>
        </w:numPr>
        <w:spacing w:after="120" w:line="240" w:lineRule="auto"/>
        <w:ind w:left="1077" w:hanging="357"/>
        <w:contextualSpacing w:val="0"/>
        <w:rPr>
          <w:lang w:val="en-GB"/>
        </w:rPr>
      </w:pPr>
      <w:r>
        <w:rPr>
          <w:b/>
          <w:lang w:val="en-GB"/>
        </w:rPr>
        <w:t>Fozzie_Bear</w:t>
      </w:r>
      <w:r w:rsidR="001F64BE" w:rsidRPr="00BC0789">
        <w:rPr>
          <w:b/>
          <w:lang w:val="en-GB"/>
        </w:rPr>
        <w:t>.png</w:t>
      </w:r>
      <w:r w:rsidR="001F64BE">
        <w:rPr>
          <w:lang w:val="en-GB"/>
        </w:rPr>
        <w:t>:</w:t>
      </w:r>
      <w:r w:rsidR="001F64BE">
        <w:rPr>
          <w:lang w:val="en-GB"/>
        </w:rPr>
        <w:br/>
        <w:t xml:space="preserve">Name: </w:t>
      </w:r>
      <w:r w:rsidR="00AC680A">
        <w:rPr>
          <w:b/>
          <w:lang w:val="en-GB"/>
        </w:rPr>
        <w:t>Fozzie</w:t>
      </w:r>
      <w:r w:rsidR="001F64BE">
        <w:rPr>
          <w:lang w:val="en-GB"/>
        </w:rPr>
        <w:t xml:space="preserve">, Description: </w:t>
      </w:r>
      <w:r w:rsidR="00AC680A">
        <w:rPr>
          <w:b/>
          <w:lang w:val="en-GB"/>
        </w:rPr>
        <w:t>Fozzie the bear</w:t>
      </w:r>
      <w:r w:rsidR="001F64BE" w:rsidRPr="00BC6F5D">
        <w:rPr>
          <w:lang w:val="en-GB"/>
        </w:rPr>
        <w:t>.</w:t>
      </w:r>
    </w:p>
    <w:p w14:paraId="11EF49F6" w14:textId="05D86DC7" w:rsidR="001F64BE" w:rsidRDefault="00AC680A" w:rsidP="008C604E">
      <w:pPr>
        <w:pStyle w:val="ListParagraph"/>
        <w:numPr>
          <w:ilvl w:val="1"/>
          <w:numId w:val="9"/>
        </w:numPr>
        <w:spacing w:after="120" w:line="240" w:lineRule="auto"/>
        <w:ind w:left="1077" w:hanging="357"/>
        <w:contextualSpacing w:val="0"/>
        <w:rPr>
          <w:lang w:val="en-GB"/>
        </w:rPr>
      </w:pPr>
      <w:r>
        <w:rPr>
          <w:b/>
          <w:lang w:val="en-GB"/>
        </w:rPr>
        <w:t>Kermit</w:t>
      </w:r>
      <w:r w:rsidR="00FA6216">
        <w:rPr>
          <w:b/>
          <w:lang w:val="en-GB"/>
        </w:rPr>
        <w:t>_the_Frog</w:t>
      </w:r>
      <w:r w:rsidR="001F64BE" w:rsidRPr="00BC0789">
        <w:rPr>
          <w:b/>
          <w:lang w:val="en-GB"/>
        </w:rPr>
        <w:t>.png</w:t>
      </w:r>
      <w:r w:rsidR="001F64BE">
        <w:rPr>
          <w:lang w:val="en-GB"/>
        </w:rPr>
        <w:t>:</w:t>
      </w:r>
      <w:r w:rsidR="001F64BE">
        <w:rPr>
          <w:lang w:val="en-GB"/>
        </w:rPr>
        <w:br/>
        <w:t xml:space="preserve">Name: </w:t>
      </w:r>
      <w:r w:rsidR="00FA6216">
        <w:rPr>
          <w:b/>
          <w:lang w:val="en-GB"/>
        </w:rPr>
        <w:t>Kermit</w:t>
      </w:r>
      <w:r w:rsidR="001F64BE">
        <w:rPr>
          <w:lang w:val="en-GB"/>
        </w:rPr>
        <w:t xml:space="preserve">, Description: </w:t>
      </w:r>
      <w:r w:rsidR="00FA6216">
        <w:rPr>
          <w:b/>
          <w:lang w:val="en-GB"/>
        </w:rPr>
        <w:t>Kermit the Frog</w:t>
      </w:r>
      <w:r w:rsidR="001F64BE" w:rsidRPr="00BC6F5D">
        <w:rPr>
          <w:lang w:val="en-GB"/>
        </w:rPr>
        <w:t>.</w:t>
      </w:r>
    </w:p>
    <w:p w14:paraId="23F51B64" w14:textId="77BD4E94" w:rsidR="001F64BE" w:rsidRDefault="00FA6216" w:rsidP="008C604E">
      <w:pPr>
        <w:pStyle w:val="ListParagraph"/>
        <w:numPr>
          <w:ilvl w:val="1"/>
          <w:numId w:val="9"/>
        </w:numPr>
        <w:spacing w:after="120" w:line="240" w:lineRule="auto"/>
        <w:ind w:left="1077" w:hanging="357"/>
        <w:contextualSpacing w:val="0"/>
        <w:rPr>
          <w:lang w:val="en-GB"/>
        </w:rPr>
      </w:pPr>
      <w:r>
        <w:rPr>
          <w:b/>
          <w:lang w:val="en-GB"/>
        </w:rPr>
        <w:t>The_Swedish</w:t>
      </w:r>
      <w:r w:rsidR="008911EC">
        <w:rPr>
          <w:b/>
          <w:lang w:val="en-GB"/>
        </w:rPr>
        <w:t>_Chef</w:t>
      </w:r>
      <w:r w:rsidR="001F64BE" w:rsidRPr="00BC0789">
        <w:rPr>
          <w:b/>
          <w:lang w:val="en-GB"/>
        </w:rPr>
        <w:t>.png</w:t>
      </w:r>
      <w:r w:rsidR="001F64BE">
        <w:rPr>
          <w:lang w:val="en-GB"/>
        </w:rPr>
        <w:t>:</w:t>
      </w:r>
      <w:r w:rsidR="001F64BE">
        <w:rPr>
          <w:lang w:val="en-GB"/>
        </w:rPr>
        <w:br/>
        <w:t xml:space="preserve">Name: </w:t>
      </w:r>
      <w:r w:rsidR="008911EC">
        <w:rPr>
          <w:b/>
          <w:lang w:val="en-GB"/>
        </w:rPr>
        <w:t>Swedish Chef</w:t>
      </w:r>
      <w:r w:rsidR="001F64BE">
        <w:rPr>
          <w:lang w:val="en-GB"/>
        </w:rPr>
        <w:t xml:space="preserve">, Description: </w:t>
      </w:r>
      <w:r w:rsidR="008911EC">
        <w:rPr>
          <w:b/>
          <w:lang w:val="en-GB"/>
        </w:rPr>
        <w:t>The Swedish Chef</w:t>
      </w:r>
      <w:r w:rsidR="001F64BE" w:rsidRPr="00BC6F5D">
        <w:rPr>
          <w:lang w:val="en-GB"/>
        </w:rPr>
        <w:t>.</w:t>
      </w:r>
    </w:p>
    <w:p w14:paraId="0D288793" w14:textId="77777777" w:rsidR="001F64BE" w:rsidRDefault="001F64BE" w:rsidP="001F64BE">
      <w:pPr>
        <w:pStyle w:val="NoteBox"/>
        <w:rPr>
          <w:lang w:val="en-GB"/>
        </w:rPr>
      </w:pPr>
      <w:r>
        <w:rPr>
          <w:lang w:val="en-GB"/>
        </w:rPr>
        <w:t>Make sure that you publish the changes to the image metadata, or in a later exercise you will not see the names and descriptions.</w:t>
      </w:r>
    </w:p>
    <w:p w14:paraId="66E5C760" w14:textId="77777777" w:rsidR="001F64BE" w:rsidRDefault="001F64BE" w:rsidP="008C604E">
      <w:pPr>
        <w:pStyle w:val="ListParagraph"/>
        <w:numPr>
          <w:ilvl w:val="0"/>
          <w:numId w:val="9"/>
        </w:numPr>
        <w:spacing w:after="120" w:line="240" w:lineRule="auto"/>
        <w:ind w:left="714" w:hanging="357"/>
        <w:contextualSpacing w:val="0"/>
        <w:rPr>
          <w:lang w:val="en-GB"/>
        </w:rPr>
      </w:pPr>
      <w:r>
        <w:rPr>
          <w:lang w:val="en-GB"/>
        </w:rPr>
        <w:t xml:space="preserve">Edit the </w:t>
      </w:r>
      <w:r w:rsidRPr="000B4D4D">
        <w:rPr>
          <w:b/>
          <w:lang w:val="en-GB"/>
        </w:rPr>
        <w:t>Start</w:t>
      </w:r>
      <w:r>
        <w:rPr>
          <w:lang w:val="en-GB"/>
        </w:rPr>
        <w:t xml:space="preserve"> page.</w:t>
      </w:r>
    </w:p>
    <w:p w14:paraId="181E97D4" w14:textId="56E1D870" w:rsidR="001F64BE" w:rsidRDefault="001F64BE" w:rsidP="008C604E">
      <w:pPr>
        <w:pStyle w:val="ListParagraph"/>
        <w:numPr>
          <w:ilvl w:val="0"/>
          <w:numId w:val="9"/>
        </w:numPr>
        <w:spacing w:after="120" w:line="240" w:lineRule="auto"/>
        <w:contextualSpacing w:val="0"/>
        <w:rPr>
          <w:lang w:val="en-GB"/>
        </w:rPr>
      </w:pPr>
      <w:r>
        <w:rPr>
          <w:lang w:val="en-GB"/>
        </w:rPr>
        <w:t xml:space="preserve">Drag and drop </w:t>
      </w:r>
      <w:r w:rsidR="00DF01C0" w:rsidRPr="00FA38D0">
        <w:rPr>
          <w:b/>
          <w:lang w:val="en-GB"/>
        </w:rPr>
        <w:t>Kermit the Frog’s</w:t>
      </w:r>
      <w:r w:rsidR="00DF01C0">
        <w:rPr>
          <w:lang w:val="en-GB"/>
        </w:rPr>
        <w:t xml:space="preserve"> image</w:t>
      </w:r>
      <w:r>
        <w:rPr>
          <w:lang w:val="en-GB"/>
        </w:rPr>
        <w:t xml:space="preserve"> into the </w:t>
      </w:r>
      <w:r w:rsidRPr="00971D02">
        <w:rPr>
          <w:b/>
          <w:lang w:val="en-GB"/>
        </w:rPr>
        <w:t>Main body</w:t>
      </w:r>
      <w:r>
        <w:rPr>
          <w:lang w:val="en-GB"/>
        </w:rPr>
        <w:t xml:space="preserve"> and note the image renders as an </w:t>
      </w:r>
      <w:r w:rsidRPr="00FA38D0">
        <w:rPr>
          <w:rFonts w:ascii="Consolas" w:hAnsi="Consolas"/>
          <w:b/>
          <w:sz w:val="18"/>
          <w:lang w:val="en-GB"/>
        </w:rPr>
        <w:t>&lt;</w:t>
      </w:r>
      <w:proofErr w:type="spellStart"/>
      <w:r w:rsidRPr="00FA38D0">
        <w:rPr>
          <w:rFonts w:ascii="Consolas" w:hAnsi="Consolas"/>
          <w:b/>
          <w:sz w:val="18"/>
          <w:lang w:val="en-GB"/>
        </w:rPr>
        <w:t>img</w:t>
      </w:r>
      <w:proofErr w:type="spellEnd"/>
      <w:r w:rsidRPr="00FA38D0">
        <w:rPr>
          <w:rFonts w:ascii="Consolas" w:hAnsi="Consolas"/>
          <w:b/>
          <w:sz w:val="18"/>
          <w:lang w:val="en-GB"/>
        </w:rPr>
        <w:t>&gt;</w:t>
      </w:r>
      <w:r>
        <w:rPr>
          <w:lang w:val="en-GB"/>
        </w:rPr>
        <w:t xml:space="preserve"> element instead of a clickable hyperlink.</w:t>
      </w:r>
    </w:p>
    <w:p w14:paraId="68B34D58" w14:textId="77777777" w:rsidR="001F64BE" w:rsidRDefault="001F64BE" w:rsidP="008C604E">
      <w:pPr>
        <w:pStyle w:val="ListParagraph"/>
        <w:numPr>
          <w:ilvl w:val="0"/>
          <w:numId w:val="9"/>
        </w:numPr>
        <w:spacing w:after="120" w:line="240" w:lineRule="auto"/>
        <w:contextualSpacing w:val="0"/>
        <w:rPr>
          <w:lang w:val="en-GB"/>
        </w:rPr>
      </w:pPr>
      <w:r>
        <w:rPr>
          <w:lang w:val="en-GB"/>
        </w:rPr>
        <w:t>Select the image.</w:t>
      </w:r>
    </w:p>
    <w:p w14:paraId="41AB250D" w14:textId="6BFB47FF" w:rsidR="001F64BE" w:rsidRDefault="001F64BE" w:rsidP="008C604E">
      <w:pPr>
        <w:pStyle w:val="ListParagraph"/>
        <w:keepNext/>
        <w:numPr>
          <w:ilvl w:val="0"/>
          <w:numId w:val="9"/>
        </w:numPr>
        <w:spacing w:after="120" w:line="240" w:lineRule="auto"/>
        <w:ind w:left="714" w:hanging="357"/>
        <w:contextualSpacing w:val="0"/>
        <w:rPr>
          <w:lang w:val="en-GB"/>
        </w:rPr>
      </w:pPr>
      <w:r>
        <w:rPr>
          <w:lang w:val="en-GB"/>
        </w:rPr>
        <w:lastRenderedPageBreak/>
        <w:t xml:space="preserve">In the toolbar, click </w:t>
      </w:r>
      <w:r w:rsidRPr="00B63A71">
        <w:rPr>
          <w:b/>
          <w:lang w:val="en-GB"/>
        </w:rPr>
        <w:t>Insert/</w:t>
      </w:r>
      <w:r>
        <w:rPr>
          <w:b/>
          <w:lang w:val="en-GB"/>
        </w:rPr>
        <w:t>e</w:t>
      </w:r>
      <w:r w:rsidRPr="00B63A71">
        <w:rPr>
          <w:b/>
          <w:lang w:val="en-GB"/>
        </w:rPr>
        <w:t xml:space="preserve">dit </w:t>
      </w:r>
      <w:r>
        <w:rPr>
          <w:b/>
          <w:lang w:val="en-GB"/>
        </w:rPr>
        <w:t>i</w:t>
      </w:r>
      <w:r w:rsidRPr="00B63A71">
        <w:rPr>
          <w:b/>
          <w:lang w:val="en-GB"/>
        </w:rPr>
        <w:t>mage</w:t>
      </w:r>
      <w:r>
        <w:rPr>
          <w:lang w:val="en-GB"/>
        </w:rPr>
        <w:t xml:space="preserve">, and change the height to </w:t>
      </w:r>
      <w:r w:rsidRPr="00B63A71">
        <w:rPr>
          <w:b/>
          <w:lang w:val="en-GB"/>
        </w:rPr>
        <w:t>90</w:t>
      </w:r>
      <w:r>
        <w:rPr>
          <w:lang w:val="en-GB"/>
        </w:rPr>
        <w:t>, as shown in the screenshot:</w:t>
      </w:r>
      <w:r w:rsidR="0071313A">
        <w:rPr>
          <w:noProof/>
          <w:lang w:val="en-GB"/>
        </w:rPr>
        <w:drawing>
          <wp:inline distT="0" distB="0" distL="0" distR="0" wp14:anchorId="2205E8F7" wp14:editId="713EA35E">
            <wp:extent cx="3829050" cy="25431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sert-edit-image.gif"/>
                    <pic:cNvPicPr/>
                  </pic:nvPicPr>
                  <pic:blipFill>
                    <a:blip r:embed="rId37">
                      <a:extLst>
                        <a:ext uri="{28A0092B-C50C-407E-A947-70E740481C1C}">
                          <a14:useLocalDpi xmlns:a14="http://schemas.microsoft.com/office/drawing/2010/main" val="0"/>
                        </a:ext>
                      </a:extLst>
                    </a:blip>
                    <a:stretch>
                      <a:fillRect/>
                    </a:stretch>
                  </pic:blipFill>
                  <pic:spPr>
                    <a:xfrm>
                      <a:off x="0" y="0"/>
                      <a:ext cx="3829050" cy="2543175"/>
                    </a:xfrm>
                    <a:prstGeom prst="rect">
                      <a:avLst/>
                    </a:prstGeom>
                  </pic:spPr>
                </pic:pic>
              </a:graphicData>
            </a:graphic>
          </wp:inline>
        </w:drawing>
      </w:r>
    </w:p>
    <w:p w14:paraId="5DB935C5" w14:textId="77777777" w:rsidR="001F64BE" w:rsidRDefault="001F64BE" w:rsidP="008C604E">
      <w:pPr>
        <w:pStyle w:val="ListParagraph"/>
        <w:numPr>
          <w:ilvl w:val="0"/>
          <w:numId w:val="9"/>
        </w:numPr>
        <w:spacing w:after="120" w:line="240" w:lineRule="auto"/>
        <w:contextualSpacing w:val="0"/>
        <w:rPr>
          <w:lang w:val="en-GB"/>
        </w:rPr>
      </w:pPr>
      <w:r>
        <w:rPr>
          <w:lang w:val="en-GB"/>
        </w:rPr>
        <w:t xml:space="preserve">Publish the </w:t>
      </w:r>
      <w:r w:rsidRPr="005E6084">
        <w:rPr>
          <w:b/>
          <w:lang w:val="en-GB"/>
        </w:rPr>
        <w:t>Start</w:t>
      </w:r>
      <w:r>
        <w:rPr>
          <w:lang w:val="en-GB"/>
        </w:rPr>
        <w:t xml:space="preserve"> page.</w:t>
      </w:r>
    </w:p>
    <w:p w14:paraId="25509C70" w14:textId="77777777" w:rsidR="001F64BE" w:rsidRDefault="001F64BE" w:rsidP="008C604E">
      <w:pPr>
        <w:pStyle w:val="ListParagraph"/>
        <w:numPr>
          <w:ilvl w:val="0"/>
          <w:numId w:val="9"/>
        </w:numPr>
        <w:spacing w:after="120" w:line="240" w:lineRule="auto"/>
        <w:contextualSpacing w:val="0"/>
        <w:rPr>
          <w:lang w:val="en-GB"/>
        </w:rPr>
      </w:pPr>
      <w:r>
        <w:rPr>
          <w:lang w:val="en-GB"/>
        </w:rPr>
        <w:t xml:space="preserve">Switch to </w:t>
      </w:r>
      <w:r w:rsidRPr="005E6084">
        <w:rPr>
          <w:b/>
          <w:lang w:val="en-GB"/>
        </w:rPr>
        <w:t>Live view</w:t>
      </w:r>
      <w:r>
        <w:rPr>
          <w:lang w:val="en-GB"/>
        </w:rPr>
        <w:t>, to view the page as a visitor.</w:t>
      </w:r>
    </w:p>
    <w:p w14:paraId="208E2E4F" w14:textId="77777777" w:rsidR="001F64BE" w:rsidRDefault="001F64BE" w:rsidP="008C604E">
      <w:pPr>
        <w:pStyle w:val="ListParagraph"/>
        <w:numPr>
          <w:ilvl w:val="0"/>
          <w:numId w:val="9"/>
        </w:numPr>
        <w:spacing w:after="120" w:line="240" w:lineRule="auto"/>
        <w:ind w:left="714" w:hanging="357"/>
        <w:contextualSpacing w:val="0"/>
        <w:rPr>
          <w:lang w:val="en-GB"/>
        </w:rPr>
      </w:pPr>
      <w:r>
        <w:rPr>
          <w:lang w:val="en-GB"/>
        </w:rPr>
        <w:t xml:space="preserve">Right-click the page and choose </w:t>
      </w:r>
      <w:r w:rsidRPr="00085CF2">
        <w:rPr>
          <w:b/>
          <w:lang w:val="en-GB"/>
        </w:rPr>
        <w:t>View page source</w:t>
      </w:r>
      <w:r>
        <w:rPr>
          <w:lang w:val="en-GB"/>
        </w:rPr>
        <w:t>.</w:t>
      </w:r>
    </w:p>
    <w:p w14:paraId="09935A54" w14:textId="77777777" w:rsidR="001F64BE" w:rsidRDefault="001F64BE" w:rsidP="008C604E">
      <w:pPr>
        <w:pStyle w:val="ListParagraph"/>
        <w:keepNext/>
        <w:numPr>
          <w:ilvl w:val="0"/>
          <w:numId w:val="9"/>
        </w:numPr>
        <w:spacing w:after="120" w:line="240" w:lineRule="auto"/>
        <w:ind w:left="714" w:hanging="357"/>
        <w:contextualSpacing w:val="0"/>
        <w:rPr>
          <w:lang w:val="en-GB"/>
        </w:rPr>
      </w:pPr>
      <w:r>
        <w:rPr>
          <w:lang w:val="en-GB"/>
        </w:rPr>
        <w:t>Note the HTML generated for visitors, especially the URLs for the documents and images that you uploaded as media assets, as shown in the following screenshot:</w:t>
      </w:r>
    </w:p>
    <w:p w14:paraId="74FD02E2" w14:textId="7DC5429E" w:rsidR="001F64BE" w:rsidRDefault="00F11AC5" w:rsidP="001F64BE">
      <w:pPr>
        <w:ind w:left="360"/>
        <w:rPr>
          <w:lang w:val="en-GB"/>
        </w:rPr>
      </w:pPr>
      <w:r>
        <w:rPr>
          <w:noProof/>
          <w:lang w:val="en-GB"/>
        </w:rPr>
        <w:drawing>
          <wp:inline distT="0" distB="0" distL="0" distR="0" wp14:anchorId="1399A821" wp14:editId="12AED6D0">
            <wp:extent cx="5943600" cy="7861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rc-code-for-images.gif"/>
                    <pic:cNvPicPr/>
                  </pic:nvPicPr>
                  <pic:blipFill>
                    <a:blip r:embed="rId38">
                      <a:extLst>
                        <a:ext uri="{28A0092B-C50C-407E-A947-70E740481C1C}">
                          <a14:useLocalDpi xmlns:a14="http://schemas.microsoft.com/office/drawing/2010/main" val="0"/>
                        </a:ext>
                      </a:extLst>
                    </a:blip>
                    <a:stretch>
                      <a:fillRect/>
                    </a:stretch>
                  </pic:blipFill>
                  <pic:spPr>
                    <a:xfrm>
                      <a:off x="0" y="0"/>
                      <a:ext cx="5943600" cy="786130"/>
                    </a:xfrm>
                    <a:prstGeom prst="rect">
                      <a:avLst/>
                    </a:prstGeom>
                  </pic:spPr>
                </pic:pic>
              </a:graphicData>
            </a:graphic>
          </wp:inline>
        </w:drawing>
      </w:r>
    </w:p>
    <w:p w14:paraId="2964850D" w14:textId="77777777" w:rsidR="001F64BE" w:rsidRDefault="001F64BE" w:rsidP="001F64BE">
      <w:pPr>
        <w:pStyle w:val="NoteBox"/>
        <w:rPr>
          <w:lang w:val="en-GB"/>
        </w:rPr>
      </w:pPr>
      <w:r w:rsidRPr="00D77C81">
        <w:rPr>
          <w:rFonts w:ascii="Consolas" w:hAnsi="Consolas"/>
          <w:lang w:val="en-GB"/>
        </w:rPr>
        <w:t>/</w:t>
      </w:r>
      <w:proofErr w:type="spellStart"/>
      <w:r w:rsidRPr="00D77C81">
        <w:rPr>
          <w:rFonts w:ascii="Consolas" w:hAnsi="Consolas"/>
          <w:lang w:val="en-GB"/>
        </w:rPr>
        <w:t>siteassets</w:t>
      </w:r>
      <w:proofErr w:type="spellEnd"/>
      <w:r w:rsidRPr="00D77C81">
        <w:rPr>
          <w:rFonts w:ascii="Consolas" w:hAnsi="Consolas"/>
          <w:lang w:val="en-GB"/>
        </w:rPr>
        <w:t>/</w:t>
      </w:r>
      <w:r>
        <w:rPr>
          <w:lang w:val="en-GB"/>
        </w:rPr>
        <w:t xml:space="preserve"> is the </w:t>
      </w:r>
      <w:r w:rsidRPr="00D77C81">
        <w:rPr>
          <w:b/>
          <w:lang w:val="en-GB"/>
        </w:rPr>
        <w:t>For This Site</w:t>
      </w:r>
      <w:r>
        <w:rPr>
          <w:lang w:val="en-GB"/>
        </w:rPr>
        <w:t xml:space="preserve"> folder. </w:t>
      </w:r>
      <w:r w:rsidRPr="00D77C81">
        <w:rPr>
          <w:rFonts w:ascii="Consolas" w:hAnsi="Consolas"/>
          <w:lang w:val="en-GB"/>
        </w:rPr>
        <w:t>/</w:t>
      </w:r>
      <w:proofErr w:type="spellStart"/>
      <w:r w:rsidRPr="00D77C81">
        <w:rPr>
          <w:rFonts w:ascii="Consolas" w:hAnsi="Consolas"/>
          <w:lang w:val="en-GB"/>
        </w:rPr>
        <w:t>globalassets</w:t>
      </w:r>
      <w:proofErr w:type="spellEnd"/>
      <w:r w:rsidRPr="00D77C81">
        <w:rPr>
          <w:rFonts w:ascii="Consolas" w:hAnsi="Consolas"/>
          <w:lang w:val="en-GB"/>
        </w:rPr>
        <w:t>/</w:t>
      </w:r>
      <w:r>
        <w:rPr>
          <w:lang w:val="en-GB"/>
        </w:rPr>
        <w:t xml:space="preserve"> is the </w:t>
      </w:r>
      <w:r w:rsidRPr="00D77C81">
        <w:rPr>
          <w:b/>
          <w:lang w:val="en-GB"/>
        </w:rPr>
        <w:t>For All Sites</w:t>
      </w:r>
      <w:r>
        <w:rPr>
          <w:lang w:val="en-GB"/>
        </w:rPr>
        <w:t xml:space="preserve"> folder.</w:t>
      </w:r>
    </w:p>
    <w:p w14:paraId="1026F09D" w14:textId="4D3092A3" w:rsidR="001F64BE" w:rsidRDefault="003A7B11" w:rsidP="009E338F">
      <w:pPr>
        <w:pStyle w:val="Heading2"/>
      </w:pPr>
      <w:bookmarkStart w:id="19" w:name="_Toc9338992"/>
      <w:r>
        <w:t>Inheriting Content Types</w:t>
      </w:r>
      <w:bookmarkEnd w:id="19"/>
    </w:p>
    <w:p w14:paraId="3F62033E" w14:textId="77777777" w:rsidR="00803120" w:rsidRDefault="00A65A70" w:rsidP="008C604E">
      <w:pPr>
        <w:pStyle w:val="ListParagraph"/>
        <w:numPr>
          <w:ilvl w:val="0"/>
          <w:numId w:val="11"/>
        </w:numPr>
      </w:pPr>
      <w:r>
        <w:t xml:space="preserve">In Solution Explorer, expand </w:t>
      </w:r>
      <w:r w:rsidRPr="00A65A70">
        <w:rPr>
          <w:b/>
        </w:rPr>
        <w:t>Models</w:t>
      </w:r>
      <w:r>
        <w:t xml:space="preserve">, right-click </w:t>
      </w:r>
      <w:r w:rsidR="0001020D">
        <w:rPr>
          <w:b/>
        </w:rPr>
        <w:t>Pages</w:t>
      </w:r>
      <w:r>
        <w:t xml:space="preserve">, and click </w:t>
      </w:r>
      <w:r w:rsidRPr="00A65A70">
        <w:rPr>
          <w:b/>
        </w:rPr>
        <w:t>Add</w:t>
      </w:r>
      <w:r w:rsidRPr="00EC1F7F">
        <w:t xml:space="preserve"> | </w:t>
      </w:r>
      <w:r w:rsidRPr="00A65A70">
        <w:rPr>
          <w:b/>
        </w:rPr>
        <w:t>New Item</w:t>
      </w:r>
      <w:r>
        <w:t xml:space="preserve">…, or press </w:t>
      </w:r>
      <w:r w:rsidRPr="00A65A70">
        <w:rPr>
          <w:i/>
        </w:rPr>
        <w:t>Ctrl</w:t>
      </w:r>
      <w:r>
        <w:t xml:space="preserve"> + </w:t>
      </w:r>
      <w:r w:rsidRPr="00A65A70">
        <w:rPr>
          <w:i/>
        </w:rPr>
        <w:t>Shift</w:t>
      </w:r>
      <w:r>
        <w:t xml:space="preserve"> + </w:t>
      </w:r>
      <w:r w:rsidRPr="00A65A70">
        <w:rPr>
          <w:i/>
        </w:rPr>
        <w:t>A</w:t>
      </w:r>
      <w:r>
        <w:t>.</w:t>
      </w:r>
    </w:p>
    <w:p w14:paraId="120D4918" w14:textId="391B4D0F" w:rsidR="00803120" w:rsidRDefault="00803120" w:rsidP="008C604E">
      <w:pPr>
        <w:pStyle w:val="ListParagraph"/>
        <w:numPr>
          <w:ilvl w:val="0"/>
          <w:numId w:val="11"/>
        </w:numPr>
      </w:pPr>
      <w:r>
        <w:t xml:space="preserve">In </w:t>
      </w:r>
      <w:r w:rsidRPr="00803120">
        <w:rPr>
          <w:b/>
        </w:rPr>
        <w:t>Add New Item</w:t>
      </w:r>
      <w:r>
        <w:rPr>
          <w:b/>
        </w:rPr>
        <w:t xml:space="preserve"> </w:t>
      </w:r>
      <w:r>
        <w:t xml:space="preserve">dialog, navigate to </w:t>
      </w:r>
      <w:r w:rsidRPr="00803120">
        <w:rPr>
          <w:b/>
        </w:rPr>
        <w:t>Installed</w:t>
      </w:r>
      <w:r>
        <w:t xml:space="preserve"> | </w:t>
      </w:r>
      <w:r w:rsidRPr="00803120">
        <w:rPr>
          <w:b/>
        </w:rPr>
        <w:t>Visual C#</w:t>
      </w:r>
      <w:r>
        <w:t xml:space="preserve"> | </w:t>
      </w:r>
      <w:r w:rsidRPr="00803120">
        <w:rPr>
          <w:b/>
        </w:rPr>
        <w:t>Episerver</w:t>
      </w:r>
      <w:r>
        <w:t xml:space="preserve">, choose </w:t>
      </w:r>
      <w:r w:rsidRPr="00803120">
        <w:rPr>
          <w:b/>
        </w:rPr>
        <w:t>Page Type</w:t>
      </w:r>
      <w:r>
        <w:t xml:space="preserve">, enter </w:t>
      </w:r>
      <w:r>
        <w:rPr>
          <w:b/>
        </w:rPr>
        <w:t>Bio</w:t>
      </w:r>
      <w:r w:rsidRPr="00803120">
        <w:rPr>
          <w:b/>
        </w:rPr>
        <w:t>Page.cs</w:t>
      </w:r>
      <w:r>
        <w:t xml:space="preserve"> for the name, and click </w:t>
      </w:r>
      <w:r w:rsidRPr="00803120">
        <w:rPr>
          <w:b/>
        </w:rPr>
        <w:t>Add</w:t>
      </w:r>
      <w:r>
        <w:t>.</w:t>
      </w:r>
    </w:p>
    <w:p w14:paraId="22B9E0EE" w14:textId="56B0CCA1" w:rsidR="00803120" w:rsidRDefault="00803120" w:rsidP="008C604E">
      <w:pPr>
        <w:pStyle w:val="ListParagraph"/>
        <w:numPr>
          <w:ilvl w:val="0"/>
          <w:numId w:val="11"/>
        </w:numPr>
        <w:spacing w:after="120" w:line="240" w:lineRule="auto"/>
        <w:contextualSpacing w:val="0"/>
      </w:pPr>
      <w:r>
        <w:t xml:space="preserve">In the </w:t>
      </w:r>
      <w:r>
        <w:rPr>
          <w:rFonts w:ascii="Consolas" w:hAnsi="Consolas" w:cs="Consolas"/>
          <w:color w:val="000000"/>
          <w:sz w:val="19"/>
          <w:szCs w:val="19"/>
          <w:lang w:val="en-GB"/>
        </w:rPr>
        <w:t>[</w:t>
      </w:r>
      <w:r>
        <w:rPr>
          <w:rFonts w:ascii="Consolas" w:hAnsi="Consolas" w:cs="Consolas"/>
          <w:color w:val="2B91AF"/>
          <w:sz w:val="19"/>
          <w:szCs w:val="19"/>
          <w:lang w:val="en-GB"/>
        </w:rPr>
        <w:t>ContentType</w:t>
      </w:r>
      <w:r>
        <w:rPr>
          <w:rFonts w:ascii="Consolas" w:hAnsi="Consolas" w:cs="Consolas"/>
          <w:color w:val="000000"/>
          <w:sz w:val="19"/>
          <w:szCs w:val="19"/>
          <w:lang w:val="en-GB"/>
        </w:rPr>
        <w:t>]</w:t>
      </w:r>
      <w:r>
        <w:t xml:space="preserve"> attribute, change the </w:t>
      </w:r>
      <w:r w:rsidRPr="00C24787">
        <w:rPr>
          <w:b/>
        </w:rPr>
        <w:t>DisplayName</w:t>
      </w:r>
      <w:r>
        <w:t xml:space="preserve"> to </w:t>
      </w:r>
      <w:r w:rsidR="008055CE">
        <w:rPr>
          <w:b/>
        </w:rPr>
        <w:t>Bio Page</w:t>
      </w:r>
      <w:r>
        <w:t>.</w:t>
      </w:r>
    </w:p>
    <w:p w14:paraId="57A71B92" w14:textId="53F8D0AC" w:rsidR="00D66739" w:rsidRDefault="00D66739" w:rsidP="008C604E">
      <w:pPr>
        <w:pStyle w:val="ListParagraph"/>
        <w:numPr>
          <w:ilvl w:val="0"/>
          <w:numId w:val="11"/>
        </w:numPr>
        <w:spacing w:after="120" w:line="240" w:lineRule="auto"/>
        <w:contextualSpacing w:val="0"/>
      </w:pPr>
      <w:r>
        <w:t xml:space="preserve">In the </w:t>
      </w:r>
      <w:r>
        <w:rPr>
          <w:rFonts w:ascii="Consolas" w:hAnsi="Consolas" w:cs="Consolas"/>
          <w:color w:val="000000"/>
          <w:sz w:val="19"/>
          <w:szCs w:val="19"/>
          <w:lang w:val="en-GB"/>
        </w:rPr>
        <w:t>[</w:t>
      </w:r>
      <w:r>
        <w:rPr>
          <w:rFonts w:ascii="Consolas" w:hAnsi="Consolas" w:cs="Consolas"/>
          <w:color w:val="2B91AF"/>
          <w:sz w:val="19"/>
          <w:szCs w:val="19"/>
          <w:lang w:val="en-GB"/>
        </w:rPr>
        <w:t>ContentType</w:t>
      </w:r>
      <w:r>
        <w:rPr>
          <w:rFonts w:ascii="Consolas" w:hAnsi="Consolas" w:cs="Consolas"/>
          <w:color w:val="000000"/>
          <w:sz w:val="19"/>
          <w:szCs w:val="19"/>
          <w:lang w:val="en-GB"/>
        </w:rPr>
        <w:t>]</w:t>
      </w:r>
      <w:r>
        <w:t xml:space="preserve"> attribute, set the description to </w:t>
      </w:r>
      <w:r w:rsidRPr="00D66739">
        <w:rPr>
          <w:b/>
        </w:rPr>
        <w:t>“Bio page for Acme employees”</w:t>
      </w:r>
      <w:r>
        <w:t>.</w:t>
      </w:r>
    </w:p>
    <w:p w14:paraId="1BF7F20B" w14:textId="7D66CA52" w:rsidR="00803120" w:rsidRDefault="00803120" w:rsidP="008C604E">
      <w:pPr>
        <w:pStyle w:val="ListParagraph"/>
        <w:numPr>
          <w:ilvl w:val="0"/>
          <w:numId w:val="11"/>
        </w:numPr>
      </w:pPr>
      <w:r>
        <w:t xml:space="preserve">In the </w:t>
      </w:r>
      <w:r>
        <w:rPr>
          <w:rFonts w:ascii="Consolas" w:hAnsi="Consolas" w:cs="Consolas"/>
          <w:color w:val="000000"/>
          <w:sz w:val="19"/>
          <w:szCs w:val="19"/>
          <w:lang w:val="en-GB"/>
        </w:rPr>
        <w:t>[</w:t>
      </w:r>
      <w:r>
        <w:rPr>
          <w:rFonts w:ascii="Consolas" w:hAnsi="Consolas" w:cs="Consolas"/>
          <w:color w:val="2B91AF"/>
          <w:sz w:val="19"/>
          <w:szCs w:val="19"/>
          <w:lang w:val="en-GB"/>
        </w:rPr>
        <w:t>ContentType</w:t>
      </w:r>
      <w:r>
        <w:rPr>
          <w:rFonts w:ascii="Consolas" w:hAnsi="Consolas" w:cs="Consolas"/>
          <w:color w:val="000000"/>
          <w:sz w:val="19"/>
          <w:szCs w:val="19"/>
          <w:lang w:val="en-GB"/>
        </w:rPr>
        <w:t>]</w:t>
      </w:r>
      <w:r>
        <w:t xml:space="preserve"> attribute, add a </w:t>
      </w:r>
      <w:r w:rsidRPr="008073D6">
        <w:rPr>
          <w:b/>
        </w:rPr>
        <w:t>GroupName</w:t>
      </w:r>
      <w:r>
        <w:t xml:space="preserve"> attribute and set it to </w:t>
      </w:r>
      <w:r w:rsidR="00F651BF">
        <w:rPr>
          <w:b/>
        </w:rPr>
        <w:t>“Main Content</w:t>
      </w:r>
      <w:r>
        <w:rPr>
          <w:b/>
        </w:rPr>
        <w:t>”</w:t>
      </w:r>
      <w:r w:rsidR="008055CE">
        <w:t>.</w:t>
      </w:r>
    </w:p>
    <w:p w14:paraId="6B6CA34C" w14:textId="350F1A98" w:rsidR="009C5F83" w:rsidRPr="007318D4" w:rsidRDefault="009C5F83" w:rsidP="008C604E">
      <w:pPr>
        <w:pStyle w:val="ListParagraph"/>
        <w:numPr>
          <w:ilvl w:val="0"/>
          <w:numId w:val="11"/>
        </w:numPr>
      </w:pPr>
      <w:r>
        <w:t xml:space="preserve">Chang the </w:t>
      </w:r>
      <w:r>
        <w:rPr>
          <w:b/>
        </w:rPr>
        <w:t>BioPage</w:t>
      </w:r>
      <w:r>
        <w:t xml:space="preserve"> class inheritance to </w:t>
      </w:r>
      <w:proofErr w:type="gramStart"/>
      <w:r w:rsidR="00A32509" w:rsidRPr="005962B5">
        <w:rPr>
          <w:rFonts w:ascii="Consolas" w:hAnsi="Consolas" w:cs="Consolas"/>
          <w:color w:val="2B91AF"/>
          <w:sz w:val="19"/>
          <w:szCs w:val="19"/>
        </w:rPr>
        <w:t>BioPage</w:t>
      </w:r>
      <w:r w:rsidR="00A32509">
        <w:rPr>
          <w:rFonts w:ascii="Consolas" w:hAnsi="Consolas" w:cs="Consolas"/>
          <w:color w:val="000000"/>
          <w:sz w:val="19"/>
          <w:szCs w:val="19"/>
        </w:rPr>
        <w:t xml:space="preserve"> :</w:t>
      </w:r>
      <w:proofErr w:type="gramEnd"/>
      <w:r w:rsidR="00A32509">
        <w:rPr>
          <w:rFonts w:ascii="Consolas" w:hAnsi="Consolas" w:cs="Consolas"/>
          <w:color w:val="000000"/>
          <w:sz w:val="19"/>
          <w:szCs w:val="19"/>
        </w:rPr>
        <w:t xml:space="preserve"> </w:t>
      </w:r>
      <w:r w:rsidR="00A32509" w:rsidRPr="002D2596">
        <w:rPr>
          <w:rFonts w:ascii="Consolas" w:hAnsi="Consolas" w:cs="Consolas"/>
          <w:color w:val="2B91AF"/>
          <w:sz w:val="19"/>
          <w:szCs w:val="19"/>
        </w:rPr>
        <w:t>StartPage</w:t>
      </w:r>
    </w:p>
    <w:p w14:paraId="5154314C" w14:textId="3F9FA360" w:rsidR="003B2B17" w:rsidRPr="00733112" w:rsidRDefault="007318D4" w:rsidP="008C604E">
      <w:pPr>
        <w:pStyle w:val="ListParagraph"/>
        <w:numPr>
          <w:ilvl w:val="0"/>
          <w:numId w:val="11"/>
        </w:numPr>
      </w:pPr>
      <w:r>
        <w:t xml:space="preserve">Remove the commented-out </w:t>
      </w:r>
      <w:r w:rsidR="00CF705A">
        <w:t xml:space="preserve">property and in its place, add the following </w:t>
      </w:r>
      <w:r w:rsidR="003B2B17">
        <w:t xml:space="preserve">property snippet: </w:t>
      </w:r>
      <w:r w:rsidR="003B2B17">
        <w:rPr>
          <w:rFonts w:ascii="Consolas" w:hAnsi="Consolas" w:cs="Consolas"/>
          <w:color w:val="0000FF"/>
          <w:sz w:val="19"/>
          <w:szCs w:val="19"/>
        </w:rPr>
        <w:t>public</w:t>
      </w:r>
      <w:r w:rsidR="003B2B17">
        <w:rPr>
          <w:rFonts w:ascii="Consolas" w:hAnsi="Consolas" w:cs="Consolas"/>
          <w:color w:val="000000"/>
          <w:sz w:val="19"/>
          <w:szCs w:val="19"/>
        </w:rPr>
        <w:t xml:space="preserve"> </w:t>
      </w:r>
      <w:r w:rsidR="003B2B17">
        <w:rPr>
          <w:rFonts w:ascii="Consolas" w:hAnsi="Consolas" w:cs="Consolas"/>
          <w:color w:val="0000FF"/>
          <w:sz w:val="19"/>
          <w:szCs w:val="19"/>
        </w:rPr>
        <w:t>virtual</w:t>
      </w:r>
      <w:r w:rsidR="003B2B17">
        <w:rPr>
          <w:rFonts w:ascii="Consolas" w:hAnsi="Consolas" w:cs="Consolas"/>
          <w:color w:val="000000"/>
          <w:sz w:val="19"/>
          <w:szCs w:val="19"/>
        </w:rPr>
        <w:t xml:space="preserve"> IList&lt;</w:t>
      </w:r>
      <w:r w:rsidR="003B2B17">
        <w:rPr>
          <w:rFonts w:ascii="Consolas" w:hAnsi="Consolas" w:cs="Consolas"/>
          <w:color w:val="0000FF"/>
          <w:sz w:val="19"/>
          <w:szCs w:val="19"/>
        </w:rPr>
        <w:t>string</w:t>
      </w:r>
      <w:r w:rsidR="003B2B17">
        <w:rPr>
          <w:rFonts w:ascii="Consolas" w:hAnsi="Consolas" w:cs="Consolas"/>
          <w:color w:val="000000"/>
          <w:sz w:val="19"/>
          <w:szCs w:val="19"/>
        </w:rPr>
        <w:t xml:space="preserve">&gt; Accomplishments </w:t>
      </w:r>
      <w:proofErr w:type="gramStart"/>
      <w:r w:rsidR="003B2B17">
        <w:rPr>
          <w:rFonts w:ascii="Consolas" w:hAnsi="Consolas" w:cs="Consolas"/>
          <w:color w:val="000000"/>
          <w:sz w:val="19"/>
          <w:szCs w:val="19"/>
        </w:rPr>
        <w:t xml:space="preserve">{ </w:t>
      </w:r>
      <w:r w:rsidR="003B2B17">
        <w:rPr>
          <w:rFonts w:ascii="Consolas" w:hAnsi="Consolas" w:cs="Consolas"/>
          <w:color w:val="0000FF"/>
          <w:sz w:val="19"/>
          <w:szCs w:val="19"/>
        </w:rPr>
        <w:t>get</w:t>
      </w:r>
      <w:proofErr w:type="gramEnd"/>
      <w:r w:rsidR="003B2B17">
        <w:rPr>
          <w:rFonts w:ascii="Consolas" w:hAnsi="Consolas" w:cs="Consolas"/>
          <w:color w:val="000000"/>
          <w:sz w:val="19"/>
          <w:szCs w:val="19"/>
        </w:rPr>
        <w:t xml:space="preserve">; </w:t>
      </w:r>
      <w:r w:rsidR="003B2B17">
        <w:rPr>
          <w:rFonts w:ascii="Consolas" w:hAnsi="Consolas" w:cs="Consolas"/>
          <w:color w:val="0000FF"/>
          <w:sz w:val="19"/>
          <w:szCs w:val="19"/>
        </w:rPr>
        <w:t>set</w:t>
      </w:r>
      <w:r w:rsidR="003B2B17">
        <w:rPr>
          <w:rFonts w:ascii="Consolas" w:hAnsi="Consolas" w:cs="Consolas"/>
          <w:color w:val="000000"/>
          <w:sz w:val="19"/>
          <w:szCs w:val="19"/>
        </w:rPr>
        <w:t>; }</w:t>
      </w:r>
    </w:p>
    <w:p w14:paraId="6A4B7369" w14:textId="2732FAF1" w:rsidR="00733112" w:rsidRDefault="00733112" w:rsidP="008C604E">
      <w:pPr>
        <w:pStyle w:val="ListParagraph"/>
        <w:numPr>
          <w:ilvl w:val="0"/>
          <w:numId w:val="11"/>
        </w:numPr>
      </w:pPr>
      <w:r>
        <w:t>The final page template code should look something like the following</w:t>
      </w:r>
      <w:r w:rsidR="00EE112C">
        <w:t xml:space="preserve"> (note that the </w:t>
      </w:r>
      <w:r w:rsidR="00EE112C">
        <w:rPr>
          <w:b/>
        </w:rPr>
        <w:t>GUID</w:t>
      </w:r>
      <w:r w:rsidR="00EE112C">
        <w:t xml:space="preserve"> attribute value will be different for your code)</w:t>
      </w:r>
      <w:r>
        <w:t>:</w:t>
      </w:r>
    </w:p>
    <w:p w14:paraId="2BA1027E" w14:textId="77777777" w:rsidR="00D624EF" w:rsidRPr="00D624EF" w:rsidRDefault="00D624EF" w:rsidP="00D624EF">
      <w:pPr>
        <w:autoSpaceDE w:val="0"/>
        <w:autoSpaceDN w:val="0"/>
        <w:adjustRightInd w:val="0"/>
        <w:spacing w:after="0" w:line="240" w:lineRule="auto"/>
        <w:ind w:left="360"/>
        <w:rPr>
          <w:rFonts w:ascii="Consolas" w:hAnsi="Consolas" w:cs="Consolas"/>
          <w:color w:val="000000"/>
          <w:sz w:val="19"/>
          <w:szCs w:val="19"/>
        </w:rPr>
      </w:pPr>
      <w:r w:rsidRPr="00D624EF">
        <w:rPr>
          <w:rFonts w:ascii="Consolas" w:hAnsi="Consolas" w:cs="Consolas"/>
          <w:color w:val="000000"/>
          <w:sz w:val="19"/>
          <w:szCs w:val="19"/>
        </w:rPr>
        <w:t>[</w:t>
      </w:r>
      <w:proofErr w:type="gramStart"/>
      <w:r w:rsidRPr="000B7BFF">
        <w:rPr>
          <w:rFonts w:ascii="Consolas" w:hAnsi="Consolas" w:cs="Consolas"/>
          <w:color w:val="2B91AF"/>
          <w:sz w:val="19"/>
          <w:szCs w:val="19"/>
        </w:rPr>
        <w:t>ContentType</w:t>
      </w:r>
      <w:r w:rsidRPr="00D624EF">
        <w:rPr>
          <w:rFonts w:ascii="Consolas" w:hAnsi="Consolas" w:cs="Consolas"/>
          <w:color w:val="000000"/>
          <w:sz w:val="19"/>
          <w:szCs w:val="19"/>
        </w:rPr>
        <w:t>(</w:t>
      </w:r>
      <w:proofErr w:type="gramEnd"/>
      <w:r w:rsidRPr="00D624EF">
        <w:rPr>
          <w:rFonts w:ascii="Consolas" w:hAnsi="Consolas" w:cs="Consolas"/>
          <w:color w:val="000000"/>
          <w:sz w:val="19"/>
          <w:szCs w:val="19"/>
        </w:rPr>
        <w:t xml:space="preserve">DisplayName = </w:t>
      </w:r>
      <w:r w:rsidRPr="00D624EF">
        <w:rPr>
          <w:rFonts w:ascii="Consolas" w:hAnsi="Consolas" w:cs="Consolas"/>
          <w:color w:val="A31515"/>
          <w:sz w:val="19"/>
          <w:szCs w:val="19"/>
        </w:rPr>
        <w:t>"Bio Page"</w:t>
      </w:r>
      <w:r w:rsidRPr="00D624EF">
        <w:rPr>
          <w:rFonts w:ascii="Consolas" w:hAnsi="Consolas" w:cs="Consolas"/>
          <w:color w:val="000000"/>
          <w:sz w:val="19"/>
          <w:szCs w:val="19"/>
        </w:rPr>
        <w:t xml:space="preserve">, GUID = </w:t>
      </w:r>
      <w:r w:rsidRPr="00D624EF">
        <w:rPr>
          <w:rFonts w:ascii="Consolas" w:hAnsi="Consolas" w:cs="Consolas"/>
          <w:color w:val="A31515"/>
          <w:sz w:val="19"/>
          <w:szCs w:val="19"/>
        </w:rPr>
        <w:t>"4294d990-3092-4dd6-bc20-b81235d25911"</w:t>
      </w:r>
      <w:r w:rsidRPr="00D624EF">
        <w:rPr>
          <w:rFonts w:ascii="Consolas" w:hAnsi="Consolas" w:cs="Consolas"/>
          <w:color w:val="000000"/>
          <w:sz w:val="19"/>
          <w:szCs w:val="19"/>
        </w:rPr>
        <w:t>,</w:t>
      </w:r>
    </w:p>
    <w:p w14:paraId="5AE958FD" w14:textId="77777777" w:rsidR="00D624EF" w:rsidRPr="00D624EF" w:rsidRDefault="00D624EF" w:rsidP="00D624EF">
      <w:pPr>
        <w:autoSpaceDE w:val="0"/>
        <w:autoSpaceDN w:val="0"/>
        <w:adjustRightInd w:val="0"/>
        <w:spacing w:after="0" w:line="240" w:lineRule="auto"/>
        <w:ind w:left="360"/>
        <w:rPr>
          <w:rFonts w:ascii="Consolas" w:hAnsi="Consolas" w:cs="Consolas"/>
          <w:color w:val="000000"/>
          <w:sz w:val="19"/>
          <w:szCs w:val="19"/>
        </w:rPr>
      </w:pPr>
      <w:r w:rsidRPr="00D624EF">
        <w:rPr>
          <w:rFonts w:ascii="Consolas" w:hAnsi="Consolas" w:cs="Consolas"/>
          <w:color w:val="000000"/>
          <w:sz w:val="19"/>
          <w:szCs w:val="19"/>
        </w:rPr>
        <w:t xml:space="preserve">    Description = </w:t>
      </w:r>
      <w:r w:rsidRPr="00D624EF">
        <w:rPr>
          <w:rFonts w:ascii="Consolas" w:hAnsi="Consolas" w:cs="Consolas"/>
          <w:color w:val="A31515"/>
          <w:sz w:val="19"/>
          <w:szCs w:val="19"/>
        </w:rPr>
        <w:t>"Bio page for Acme employees"</w:t>
      </w:r>
      <w:r w:rsidRPr="00D624EF">
        <w:rPr>
          <w:rFonts w:ascii="Consolas" w:hAnsi="Consolas" w:cs="Consolas"/>
          <w:color w:val="000000"/>
          <w:sz w:val="19"/>
          <w:szCs w:val="19"/>
        </w:rPr>
        <w:t xml:space="preserve">, GroupName = </w:t>
      </w:r>
      <w:r w:rsidRPr="00D624EF">
        <w:rPr>
          <w:rFonts w:ascii="Consolas" w:hAnsi="Consolas" w:cs="Consolas"/>
          <w:color w:val="A31515"/>
          <w:sz w:val="19"/>
          <w:szCs w:val="19"/>
        </w:rPr>
        <w:t>"Main Content"</w:t>
      </w:r>
      <w:r w:rsidRPr="00D624EF">
        <w:rPr>
          <w:rFonts w:ascii="Consolas" w:hAnsi="Consolas" w:cs="Consolas"/>
          <w:color w:val="000000"/>
          <w:sz w:val="19"/>
          <w:szCs w:val="19"/>
        </w:rPr>
        <w:t>)]</w:t>
      </w:r>
    </w:p>
    <w:p w14:paraId="4507CB1C" w14:textId="77777777" w:rsidR="00D624EF" w:rsidRPr="00D624EF" w:rsidRDefault="00D624EF" w:rsidP="00D624EF">
      <w:pPr>
        <w:autoSpaceDE w:val="0"/>
        <w:autoSpaceDN w:val="0"/>
        <w:adjustRightInd w:val="0"/>
        <w:spacing w:after="0" w:line="240" w:lineRule="auto"/>
        <w:ind w:left="360"/>
        <w:rPr>
          <w:rFonts w:ascii="Consolas" w:hAnsi="Consolas" w:cs="Consolas"/>
          <w:color w:val="000000"/>
          <w:sz w:val="19"/>
          <w:szCs w:val="19"/>
        </w:rPr>
      </w:pPr>
      <w:r w:rsidRPr="00D624EF">
        <w:rPr>
          <w:rFonts w:ascii="Consolas" w:hAnsi="Consolas" w:cs="Consolas"/>
          <w:color w:val="0000FF"/>
          <w:sz w:val="19"/>
          <w:szCs w:val="19"/>
        </w:rPr>
        <w:lastRenderedPageBreak/>
        <w:t>public</w:t>
      </w:r>
      <w:r w:rsidRPr="00D624EF">
        <w:rPr>
          <w:rFonts w:ascii="Consolas" w:hAnsi="Consolas" w:cs="Consolas"/>
          <w:color w:val="000000"/>
          <w:sz w:val="19"/>
          <w:szCs w:val="19"/>
        </w:rPr>
        <w:t xml:space="preserve"> </w:t>
      </w:r>
      <w:r w:rsidRPr="00D624EF">
        <w:rPr>
          <w:rFonts w:ascii="Consolas" w:hAnsi="Consolas" w:cs="Consolas"/>
          <w:color w:val="0000FF"/>
          <w:sz w:val="19"/>
          <w:szCs w:val="19"/>
        </w:rPr>
        <w:t>class</w:t>
      </w:r>
      <w:r w:rsidRPr="00D624EF">
        <w:rPr>
          <w:rFonts w:ascii="Consolas" w:hAnsi="Consolas" w:cs="Consolas"/>
          <w:color w:val="000000"/>
          <w:sz w:val="19"/>
          <w:szCs w:val="19"/>
        </w:rPr>
        <w:t xml:space="preserve"> </w:t>
      </w:r>
      <w:proofErr w:type="gramStart"/>
      <w:r w:rsidRPr="00D624EF">
        <w:rPr>
          <w:rFonts w:ascii="Consolas" w:hAnsi="Consolas" w:cs="Consolas"/>
          <w:color w:val="2B91AF"/>
          <w:sz w:val="19"/>
          <w:szCs w:val="19"/>
        </w:rPr>
        <w:t>BioPage</w:t>
      </w:r>
      <w:r w:rsidRPr="00D624EF">
        <w:rPr>
          <w:rFonts w:ascii="Consolas" w:hAnsi="Consolas" w:cs="Consolas"/>
          <w:color w:val="000000"/>
          <w:sz w:val="19"/>
          <w:szCs w:val="19"/>
        </w:rPr>
        <w:t xml:space="preserve"> :</w:t>
      </w:r>
      <w:proofErr w:type="gramEnd"/>
      <w:r w:rsidRPr="00D624EF">
        <w:rPr>
          <w:rFonts w:ascii="Consolas" w:hAnsi="Consolas" w:cs="Consolas"/>
          <w:color w:val="000000"/>
          <w:sz w:val="19"/>
          <w:szCs w:val="19"/>
        </w:rPr>
        <w:t xml:space="preserve"> </w:t>
      </w:r>
      <w:r w:rsidRPr="000B7BFF">
        <w:rPr>
          <w:rFonts w:ascii="Consolas" w:hAnsi="Consolas" w:cs="Consolas"/>
          <w:color w:val="2B91AF"/>
          <w:sz w:val="19"/>
          <w:szCs w:val="19"/>
        </w:rPr>
        <w:t>StartPage</w:t>
      </w:r>
    </w:p>
    <w:p w14:paraId="5707CBE9" w14:textId="77777777" w:rsidR="00D624EF" w:rsidRPr="00D624EF" w:rsidRDefault="00D624EF" w:rsidP="00D624EF">
      <w:pPr>
        <w:autoSpaceDE w:val="0"/>
        <w:autoSpaceDN w:val="0"/>
        <w:adjustRightInd w:val="0"/>
        <w:spacing w:after="0" w:line="240" w:lineRule="auto"/>
        <w:ind w:left="360"/>
        <w:rPr>
          <w:rFonts w:ascii="Consolas" w:hAnsi="Consolas" w:cs="Consolas"/>
          <w:color w:val="000000"/>
          <w:sz w:val="19"/>
          <w:szCs w:val="19"/>
        </w:rPr>
      </w:pPr>
      <w:r w:rsidRPr="00D624EF">
        <w:rPr>
          <w:rFonts w:ascii="Consolas" w:hAnsi="Consolas" w:cs="Consolas"/>
          <w:color w:val="000000"/>
          <w:sz w:val="19"/>
          <w:szCs w:val="19"/>
        </w:rPr>
        <w:t>{</w:t>
      </w:r>
    </w:p>
    <w:p w14:paraId="61268235" w14:textId="77777777" w:rsidR="00D624EF" w:rsidRPr="00D624EF" w:rsidRDefault="00D624EF" w:rsidP="00D624EF">
      <w:pPr>
        <w:autoSpaceDE w:val="0"/>
        <w:autoSpaceDN w:val="0"/>
        <w:adjustRightInd w:val="0"/>
        <w:spacing w:after="0" w:line="240" w:lineRule="auto"/>
        <w:ind w:left="360"/>
        <w:rPr>
          <w:rFonts w:ascii="Consolas" w:hAnsi="Consolas" w:cs="Consolas"/>
          <w:color w:val="000000"/>
          <w:sz w:val="19"/>
          <w:szCs w:val="19"/>
        </w:rPr>
      </w:pPr>
      <w:r w:rsidRPr="00D624EF">
        <w:rPr>
          <w:rFonts w:ascii="Consolas" w:hAnsi="Consolas" w:cs="Consolas"/>
          <w:color w:val="000000"/>
          <w:sz w:val="19"/>
          <w:szCs w:val="19"/>
        </w:rPr>
        <w:t xml:space="preserve">    </w:t>
      </w:r>
      <w:r w:rsidRPr="00D624EF">
        <w:rPr>
          <w:rFonts w:ascii="Consolas" w:hAnsi="Consolas" w:cs="Consolas"/>
          <w:color w:val="0000FF"/>
          <w:sz w:val="19"/>
          <w:szCs w:val="19"/>
        </w:rPr>
        <w:t>public</w:t>
      </w:r>
      <w:r w:rsidRPr="00D624EF">
        <w:rPr>
          <w:rFonts w:ascii="Consolas" w:hAnsi="Consolas" w:cs="Consolas"/>
          <w:color w:val="000000"/>
          <w:sz w:val="19"/>
          <w:szCs w:val="19"/>
        </w:rPr>
        <w:t xml:space="preserve"> </w:t>
      </w:r>
      <w:r w:rsidRPr="00D624EF">
        <w:rPr>
          <w:rFonts w:ascii="Consolas" w:hAnsi="Consolas" w:cs="Consolas"/>
          <w:color w:val="0000FF"/>
          <w:sz w:val="19"/>
          <w:szCs w:val="19"/>
        </w:rPr>
        <w:t>virtual</w:t>
      </w:r>
      <w:r w:rsidRPr="00D624EF">
        <w:rPr>
          <w:rFonts w:ascii="Consolas" w:hAnsi="Consolas" w:cs="Consolas"/>
          <w:color w:val="000000"/>
          <w:sz w:val="19"/>
          <w:szCs w:val="19"/>
        </w:rPr>
        <w:t xml:space="preserve"> </w:t>
      </w:r>
      <w:r w:rsidRPr="000B7BFF">
        <w:rPr>
          <w:rFonts w:ascii="Consolas" w:hAnsi="Consolas" w:cs="Consolas"/>
          <w:color w:val="2B91AF"/>
          <w:sz w:val="19"/>
          <w:szCs w:val="19"/>
        </w:rPr>
        <w:t>IList</w:t>
      </w:r>
      <w:r w:rsidRPr="00D624EF">
        <w:rPr>
          <w:rFonts w:ascii="Consolas" w:hAnsi="Consolas" w:cs="Consolas"/>
          <w:color w:val="000000"/>
          <w:sz w:val="19"/>
          <w:szCs w:val="19"/>
        </w:rPr>
        <w:t>&lt;</w:t>
      </w:r>
      <w:r w:rsidRPr="00D624EF">
        <w:rPr>
          <w:rFonts w:ascii="Consolas" w:hAnsi="Consolas" w:cs="Consolas"/>
          <w:color w:val="0000FF"/>
          <w:sz w:val="19"/>
          <w:szCs w:val="19"/>
        </w:rPr>
        <w:t>string</w:t>
      </w:r>
      <w:r w:rsidRPr="00D624EF">
        <w:rPr>
          <w:rFonts w:ascii="Consolas" w:hAnsi="Consolas" w:cs="Consolas"/>
          <w:color w:val="000000"/>
          <w:sz w:val="19"/>
          <w:szCs w:val="19"/>
        </w:rPr>
        <w:t xml:space="preserve">&gt; Accomplishments </w:t>
      </w:r>
      <w:proofErr w:type="gramStart"/>
      <w:r w:rsidRPr="00D624EF">
        <w:rPr>
          <w:rFonts w:ascii="Consolas" w:hAnsi="Consolas" w:cs="Consolas"/>
          <w:color w:val="000000"/>
          <w:sz w:val="19"/>
          <w:szCs w:val="19"/>
        </w:rPr>
        <w:t xml:space="preserve">{ </w:t>
      </w:r>
      <w:r w:rsidRPr="00D624EF">
        <w:rPr>
          <w:rFonts w:ascii="Consolas" w:hAnsi="Consolas" w:cs="Consolas"/>
          <w:color w:val="0000FF"/>
          <w:sz w:val="19"/>
          <w:szCs w:val="19"/>
        </w:rPr>
        <w:t>get</w:t>
      </w:r>
      <w:proofErr w:type="gramEnd"/>
      <w:r w:rsidRPr="00D624EF">
        <w:rPr>
          <w:rFonts w:ascii="Consolas" w:hAnsi="Consolas" w:cs="Consolas"/>
          <w:color w:val="000000"/>
          <w:sz w:val="19"/>
          <w:szCs w:val="19"/>
        </w:rPr>
        <w:t xml:space="preserve">; </w:t>
      </w:r>
      <w:r w:rsidRPr="00D624EF">
        <w:rPr>
          <w:rFonts w:ascii="Consolas" w:hAnsi="Consolas" w:cs="Consolas"/>
          <w:color w:val="0000FF"/>
          <w:sz w:val="19"/>
          <w:szCs w:val="19"/>
        </w:rPr>
        <w:t>set</w:t>
      </w:r>
      <w:r w:rsidRPr="00D624EF">
        <w:rPr>
          <w:rFonts w:ascii="Consolas" w:hAnsi="Consolas" w:cs="Consolas"/>
          <w:color w:val="000000"/>
          <w:sz w:val="19"/>
          <w:szCs w:val="19"/>
        </w:rPr>
        <w:t>; }</w:t>
      </w:r>
    </w:p>
    <w:p w14:paraId="676AC793" w14:textId="68C7BC32" w:rsidR="00733112" w:rsidRDefault="00D624EF" w:rsidP="00D624EF">
      <w:pPr>
        <w:ind w:left="360"/>
        <w:rPr>
          <w:rFonts w:ascii="Consolas" w:hAnsi="Consolas" w:cs="Consolas"/>
          <w:color w:val="000000"/>
          <w:sz w:val="19"/>
          <w:szCs w:val="19"/>
        </w:rPr>
      </w:pPr>
      <w:r w:rsidRPr="00D624EF">
        <w:rPr>
          <w:rFonts w:ascii="Consolas" w:hAnsi="Consolas" w:cs="Consolas"/>
          <w:color w:val="000000"/>
          <w:sz w:val="19"/>
          <w:szCs w:val="19"/>
        </w:rPr>
        <w:t>}</w:t>
      </w:r>
    </w:p>
    <w:p w14:paraId="518BCB1D" w14:textId="7B216684" w:rsidR="0029589E" w:rsidRDefault="008F645D" w:rsidP="008C604E">
      <w:pPr>
        <w:pStyle w:val="ListParagraph"/>
        <w:numPr>
          <w:ilvl w:val="0"/>
          <w:numId w:val="11"/>
        </w:numPr>
      </w:pPr>
      <w:r>
        <w:t xml:space="preserve">Run the site, navigate to </w:t>
      </w:r>
      <w:r>
        <w:rPr>
          <w:b/>
        </w:rPr>
        <w:t>episerver/cms</w:t>
      </w:r>
      <w:r>
        <w:t xml:space="preserve"> and log in as </w:t>
      </w:r>
      <w:r>
        <w:rPr>
          <w:b/>
        </w:rPr>
        <w:t>Admin</w:t>
      </w:r>
      <w:r w:rsidR="00535154">
        <w:t>.</w:t>
      </w:r>
    </w:p>
    <w:p w14:paraId="4B66C7C5" w14:textId="029B25E6" w:rsidR="00535154" w:rsidRDefault="007C70C8" w:rsidP="008C604E">
      <w:pPr>
        <w:pStyle w:val="ListParagraph"/>
        <w:numPr>
          <w:ilvl w:val="0"/>
          <w:numId w:val="11"/>
        </w:numPr>
      </w:pPr>
      <w:r>
        <w:t xml:space="preserve">In the site navigation panel, </w:t>
      </w:r>
      <w:r w:rsidR="00947BF1">
        <w:t xml:space="preserve">click the “hamburger” icon next to the </w:t>
      </w:r>
      <w:r w:rsidR="00947BF1">
        <w:rPr>
          <w:b/>
        </w:rPr>
        <w:t>Start</w:t>
      </w:r>
      <w:r w:rsidR="00947BF1">
        <w:t xml:space="preserve"> page and choose the </w:t>
      </w:r>
      <w:r w:rsidR="00945C7B">
        <w:rPr>
          <w:b/>
        </w:rPr>
        <w:t>New Page</w:t>
      </w:r>
      <w:r w:rsidR="00945C7B">
        <w:t xml:space="preserve"> option</w:t>
      </w:r>
      <w:r w:rsidR="002C1886">
        <w:t>:</w:t>
      </w:r>
      <w:r w:rsidR="002C1886">
        <w:br/>
      </w:r>
      <w:r w:rsidR="00C42529">
        <w:rPr>
          <w:noProof/>
        </w:rPr>
        <w:drawing>
          <wp:inline distT="0" distB="0" distL="0" distR="0" wp14:anchorId="709425FD" wp14:editId="682DCD74">
            <wp:extent cx="3790950" cy="838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art-page-new-page-menu.gif"/>
                    <pic:cNvPicPr/>
                  </pic:nvPicPr>
                  <pic:blipFill>
                    <a:blip r:embed="rId39">
                      <a:extLst>
                        <a:ext uri="{28A0092B-C50C-407E-A947-70E740481C1C}">
                          <a14:useLocalDpi xmlns:a14="http://schemas.microsoft.com/office/drawing/2010/main" val="0"/>
                        </a:ext>
                      </a:extLst>
                    </a:blip>
                    <a:stretch>
                      <a:fillRect/>
                    </a:stretch>
                  </pic:blipFill>
                  <pic:spPr>
                    <a:xfrm>
                      <a:off x="0" y="0"/>
                      <a:ext cx="3790950" cy="838200"/>
                    </a:xfrm>
                    <a:prstGeom prst="rect">
                      <a:avLst/>
                    </a:prstGeom>
                  </pic:spPr>
                </pic:pic>
              </a:graphicData>
            </a:graphic>
          </wp:inline>
        </w:drawing>
      </w:r>
    </w:p>
    <w:p w14:paraId="1509AB78" w14:textId="1BF278A6" w:rsidR="00D319C0" w:rsidRDefault="00D319C0" w:rsidP="008C604E">
      <w:pPr>
        <w:pStyle w:val="ListParagraph"/>
        <w:numPr>
          <w:ilvl w:val="0"/>
          <w:numId w:val="11"/>
        </w:numPr>
      </w:pPr>
      <w:r>
        <w:t xml:space="preserve">Choose the </w:t>
      </w:r>
      <w:r>
        <w:rPr>
          <w:b/>
        </w:rPr>
        <w:t>Bio Page</w:t>
      </w:r>
      <w:r>
        <w:t xml:space="preserve"> from the </w:t>
      </w:r>
      <w:r>
        <w:rPr>
          <w:b/>
        </w:rPr>
        <w:t>Main Content</w:t>
      </w:r>
      <w:r>
        <w:t xml:space="preserve"> group</w:t>
      </w:r>
      <w:r w:rsidR="00CF3561">
        <w:t xml:space="preserve"> and name it “</w:t>
      </w:r>
      <w:r w:rsidR="00CF3561">
        <w:rPr>
          <w:b/>
        </w:rPr>
        <w:t>Swedish Chef</w:t>
      </w:r>
      <w:r w:rsidR="00CF3561">
        <w:t>”</w:t>
      </w:r>
      <w:r w:rsidR="00C410C6">
        <w:t xml:space="preserve"> and click </w:t>
      </w:r>
      <w:r w:rsidR="00C410C6">
        <w:rPr>
          <w:b/>
        </w:rPr>
        <w:t>OK</w:t>
      </w:r>
      <w:r w:rsidR="00C410C6">
        <w:t xml:space="preserve"> to complete creating the new page instance from the content type</w:t>
      </w:r>
      <w:r w:rsidR="00CF3561">
        <w:t>.</w:t>
      </w:r>
    </w:p>
    <w:p w14:paraId="400B4A20" w14:textId="76ED44B5" w:rsidR="00450D1C" w:rsidRDefault="00450D1C" w:rsidP="008C604E">
      <w:pPr>
        <w:pStyle w:val="ListParagraph"/>
        <w:numPr>
          <w:ilvl w:val="0"/>
          <w:numId w:val="11"/>
        </w:numPr>
      </w:pPr>
      <w:r>
        <w:t xml:space="preserve">Change the </w:t>
      </w:r>
      <w:r w:rsidR="006479E9">
        <w:t xml:space="preserve">heading to </w:t>
      </w:r>
      <w:r w:rsidR="006479E9">
        <w:rPr>
          <w:b/>
        </w:rPr>
        <w:t>Swedish Chef</w:t>
      </w:r>
      <w:r w:rsidR="006479E9">
        <w:t xml:space="preserve">, add text to the </w:t>
      </w:r>
      <w:r w:rsidR="009303EE">
        <w:rPr>
          <w:b/>
        </w:rPr>
        <w:t>M</w:t>
      </w:r>
      <w:r w:rsidR="006479E9" w:rsidRPr="009303EE">
        <w:rPr>
          <w:b/>
        </w:rPr>
        <w:t xml:space="preserve">ain </w:t>
      </w:r>
      <w:r w:rsidR="009303EE">
        <w:rPr>
          <w:b/>
        </w:rPr>
        <w:t>B</w:t>
      </w:r>
      <w:r w:rsidR="006479E9" w:rsidRPr="009303EE">
        <w:rPr>
          <w:b/>
        </w:rPr>
        <w:t>ody</w:t>
      </w:r>
      <w:r w:rsidR="007837E4">
        <w:t xml:space="preserve"> such as “The Swedish Chef is a rock star gourmet chef” and add the </w:t>
      </w:r>
      <w:r w:rsidR="00BD7286">
        <w:rPr>
          <w:b/>
        </w:rPr>
        <w:t>Swedish Chef</w:t>
      </w:r>
      <w:r w:rsidR="00BD7286">
        <w:t xml:space="preserve"> image from the </w:t>
      </w:r>
      <w:r w:rsidR="00BD7286">
        <w:rPr>
          <w:b/>
        </w:rPr>
        <w:t xml:space="preserve">Media | For All Sites | </w:t>
      </w:r>
      <w:r w:rsidR="009303EE">
        <w:rPr>
          <w:b/>
        </w:rPr>
        <w:t xml:space="preserve">Muppets </w:t>
      </w:r>
      <w:r w:rsidR="009303EE">
        <w:t xml:space="preserve">folder below the text in the </w:t>
      </w:r>
      <w:r w:rsidR="009303EE">
        <w:rPr>
          <w:b/>
        </w:rPr>
        <w:t>Main Body</w:t>
      </w:r>
      <w:r w:rsidR="009303EE">
        <w:t xml:space="preserve"> area. The result should look close to the following image:</w:t>
      </w:r>
      <w:r w:rsidR="00D71AA3">
        <w:br/>
      </w:r>
      <w:r w:rsidR="00D71AA3">
        <w:rPr>
          <w:noProof/>
        </w:rPr>
        <w:drawing>
          <wp:inline distT="0" distB="0" distL="0" distR="0" wp14:anchorId="21557E8B" wp14:editId="5733BD2D">
            <wp:extent cx="4143375" cy="48006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wedish-chef-bio-page.gif"/>
                    <pic:cNvPicPr/>
                  </pic:nvPicPr>
                  <pic:blipFill>
                    <a:blip r:embed="rId40">
                      <a:extLst>
                        <a:ext uri="{28A0092B-C50C-407E-A947-70E740481C1C}">
                          <a14:useLocalDpi xmlns:a14="http://schemas.microsoft.com/office/drawing/2010/main" val="0"/>
                        </a:ext>
                      </a:extLst>
                    </a:blip>
                    <a:stretch>
                      <a:fillRect/>
                    </a:stretch>
                  </pic:blipFill>
                  <pic:spPr>
                    <a:xfrm>
                      <a:off x="0" y="0"/>
                      <a:ext cx="4143375" cy="4800600"/>
                    </a:xfrm>
                    <a:prstGeom prst="rect">
                      <a:avLst/>
                    </a:prstGeom>
                  </pic:spPr>
                </pic:pic>
              </a:graphicData>
            </a:graphic>
          </wp:inline>
        </w:drawing>
      </w:r>
    </w:p>
    <w:p w14:paraId="48E4FDFB" w14:textId="3C584515" w:rsidR="00A4311D" w:rsidRPr="00A4311D" w:rsidRDefault="00A4311D" w:rsidP="00A07CA2">
      <w:r>
        <w:rPr>
          <w:b/>
        </w:rPr>
        <w:lastRenderedPageBreak/>
        <w:t>Remarks:</w:t>
      </w:r>
      <w:r>
        <w:t xml:space="preserve"> Note that you get </w:t>
      </w:r>
      <w:r w:rsidR="0066736E">
        <w:t xml:space="preserve">the on-page editing experience even though you have not yet created a view template for the new content type. This is because the </w:t>
      </w:r>
      <w:r w:rsidR="00015D4F">
        <w:t>inherited parent, the StartPage, has a template that the CMS engine uses</w:t>
      </w:r>
      <w:r w:rsidR="006F081F">
        <w:t xml:space="preserve"> if the content type doesn’t have </w:t>
      </w:r>
      <w:r w:rsidR="00CE13B2">
        <w:t>its</w:t>
      </w:r>
      <w:r w:rsidR="006F081F">
        <w:t xml:space="preserve"> own.</w:t>
      </w:r>
    </w:p>
    <w:p w14:paraId="0771BA09" w14:textId="6CC6AEA0" w:rsidR="00D71AA3" w:rsidRDefault="00CB5616" w:rsidP="008C604E">
      <w:pPr>
        <w:pStyle w:val="ListParagraph"/>
        <w:numPr>
          <w:ilvl w:val="0"/>
          <w:numId w:val="11"/>
        </w:numPr>
      </w:pPr>
      <w:r>
        <w:t xml:space="preserve">Use the </w:t>
      </w:r>
      <w:r>
        <w:rPr>
          <w:b/>
        </w:rPr>
        <w:t xml:space="preserve">Publish </w:t>
      </w:r>
      <w:r>
        <w:t xml:space="preserve">button to publish the chances so the page will be </w:t>
      </w:r>
      <w:r w:rsidR="00A4311D">
        <w:t>visible</w:t>
      </w:r>
      <w:r>
        <w:t xml:space="preserve"> to </w:t>
      </w:r>
      <w:r w:rsidR="00A4311D">
        <w:t>visitors.</w:t>
      </w:r>
    </w:p>
    <w:p w14:paraId="1D262D08" w14:textId="6500B726" w:rsidR="00EF7190" w:rsidRDefault="00EF7190" w:rsidP="008C604E">
      <w:pPr>
        <w:pStyle w:val="ListParagraph"/>
        <w:numPr>
          <w:ilvl w:val="0"/>
          <w:numId w:val="11"/>
        </w:numPr>
      </w:pPr>
      <w:r>
        <w:t xml:space="preserve">Switch the edit view </w:t>
      </w:r>
      <w:r w:rsidR="00EF1126">
        <w:rPr>
          <w:b/>
        </w:rPr>
        <w:t>All Properties</w:t>
      </w:r>
      <w:r w:rsidR="00EF1126">
        <w:t xml:space="preserve"> and add the following, or something similar, to the </w:t>
      </w:r>
      <w:r w:rsidR="00EF1126">
        <w:rPr>
          <w:b/>
        </w:rPr>
        <w:t>Acco</w:t>
      </w:r>
      <w:r w:rsidR="00E018F7">
        <w:rPr>
          <w:b/>
        </w:rPr>
        <w:t>mplishments</w:t>
      </w:r>
      <w:r w:rsidR="00E018F7">
        <w:t xml:space="preserve"> list:</w:t>
      </w:r>
    </w:p>
    <w:p w14:paraId="677F1208" w14:textId="44D95919" w:rsidR="00E018F7" w:rsidRDefault="00E018F7" w:rsidP="008C604E">
      <w:pPr>
        <w:pStyle w:val="ListParagraph"/>
        <w:numPr>
          <w:ilvl w:val="1"/>
          <w:numId w:val="11"/>
        </w:numPr>
      </w:pPr>
      <w:r>
        <w:t>Graduated from Le Cordon Bleu</w:t>
      </w:r>
    </w:p>
    <w:p w14:paraId="613BEF91" w14:textId="5EF486DC" w:rsidR="00E018F7" w:rsidRDefault="00E018F7" w:rsidP="008C604E">
      <w:pPr>
        <w:pStyle w:val="ListParagraph"/>
        <w:numPr>
          <w:ilvl w:val="1"/>
          <w:numId w:val="11"/>
        </w:numPr>
      </w:pPr>
      <w:r>
        <w:t>Taught Gordon Ramsay to bake</w:t>
      </w:r>
    </w:p>
    <w:p w14:paraId="65E68DC5" w14:textId="6DD769BA" w:rsidR="002855F8" w:rsidRDefault="002855F8" w:rsidP="008C604E">
      <w:pPr>
        <w:pStyle w:val="ListParagraph"/>
        <w:numPr>
          <w:ilvl w:val="1"/>
          <w:numId w:val="11"/>
        </w:numPr>
      </w:pPr>
      <w:r>
        <w:t>Named most famous Muppet chef by USA Today</w:t>
      </w:r>
    </w:p>
    <w:p w14:paraId="7BFFED9E" w14:textId="71660587" w:rsidR="004E04B3" w:rsidRDefault="004E04B3" w:rsidP="008C604E">
      <w:pPr>
        <w:pStyle w:val="ListParagraph"/>
        <w:numPr>
          <w:ilvl w:val="0"/>
          <w:numId w:val="11"/>
        </w:numPr>
      </w:pPr>
      <w:r>
        <w:rPr>
          <w:b/>
        </w:rPr>
        <w:t>Publish</w:t>
      </w:r>
      <w:r>
        <w:t xml:space="preserve"> the changes.</w:t>
      </w:r>
    </w:p>
    <w:p w14:paraId="71EEF41E" w14:textId="2799AD56" w:rsidR="001B25B9" w:rsidRDefault="001B25B9" w:rsidP="008C604E">
      <w:pPr>
        <w:pStyle w:val="ListParagraph"/>
        <w:numPr>
          <w:ilvl w:val="0"/>
          <w:numId w:val="11"/>
        </w:numPr>
      </w:pPr>
      <w:r>
        <w:t xml:space="preserve">Switch to </w:t>
      </w:r>
      <w:r>
        <w:rPr>
          <w:b/>
        </w:rPr>
        <w:t>View mode</w:t>
      </w:r>
      <w:r>
        <w:t xml:space="preserve"> by clicking the “globe” icon in the upper right of the page and note that </w:t>
      </w:r>
      <w:r w:rsidR="00272CDD">
        <w:t xml:space="preserve">the </w:t>
      </w:r>
      <w:r w:rsidR="00272CDD">
        <w:rPr>
          <w:b/>
        </w:rPr>
        <w:t>Accomplishments</w:t>
      </w:r>
      <w:r w:rsidR="00272CDD">
        <w:t xml:space="preserve"> are not currently showing in the view.</w:t>
      </w:r>
    </w:p>
    <w:p w14:paraId="40593155" w14:textId="77777777" w:rsidR="00B65D25" w:rsidRDefault="005418B0" w:rsidP="00B65D25">
      <w:r>
        <w:rPr>
          <w:b/>
        </w:rPr>
        <w:t>Remarks:</w:t>
      </w:r>
      <w:r>
        <w:t xml:space="preserve"> </w:t>
      </w:r>
      <w:proofErr w:type="gramStart"/>
      <w:r>
        <w:t>In order to</w:t>
      </w:r>
      <w:proofErr w:type="gramEnd"/>
      <w:r>
        <w:t xml:space="preserve"> view the </w:t>
      </w:r>
      <w:r w:rsidR="008B6049">
        <w:rPr>
          <w:b/>
        </w:rPr>
        <w:t>Accomplishments,</w:t>
      </w:r>
      <w:r w:rsidR="00BC72B0">
        <w:t xml:space="preserve"> you’ll need to create a custom view template for the </w:t>
      </w:r>
      <w:r w:rsidR="00BC72B0">
        <w:rPr>
          <w:b/>
        </w:rPr>
        <w:t>BioPage</w:t>
      </w:r>
      <w:r w:rsidR="00BC72B0">
        <w:t xml:space="preserve"> content type.</w:t>
      </w:r>
    </w:p>
    <w:p w14:paraId="5D3F278F" w14:textId="77777777" w:rsidR="00B65D25" w:rsidRDefault="00B65D25" w:rsidP="008C604E">
      <w:pPr>
        <w:pStyle w:val="ListParagraph"/>
        <w:numPr>
          <w:ilvl w:val="0"/>
          <w:numId w:val="11"/>
        </w:numPr>
      </w:pPr>
      <w:r>
        <w:t xml:space="preserve">In </w:t>
      </w:r>
      <w:r w:rsidRPr="00B65D25">
        <w:t>Solution Explorer</w:t>
      </w:r>
      <w:r>
        <w:t xml:space="preserve">, expand </w:t>
      </w:r>
      <w:r w:rsidRPr="00B65D25">
        <w:rPr>
          <w:b/>
        </w:rPr>
        <w:t>Controllers</w:t>
      </w:r>
      <w:r>
        <w:t xml:space="preserve">, and right-click and choose </w:t>
      </w:r>
      <w:r w:rsidRPr="00B65D25">
        <w:rPr>
          <w:b/>
        </w:rPr>
        <w:t>Add</w:t>
      </w:r>
      <w:r w:rsidRPr="00EC1F7F">
        <w:t xml:space="preserve"> | </w:t>
      </w:r>
      <w:r w:rsidRPr="00B65D25">
        <w:rPr>
          <w:b/>
        </w:rPr>
        <w:t>New Item</w:t>
      </w:r>
      <w:r>
        <w:t xml:space="preserve">…, or press </w:t>
      </w:r>
      <w:r w:rsidRPr="00B65D25">
        <w:rPr>
          <w:i/>
        </w:rPr>
        <w:t>Ctrl</w:t>
      </w:r>
      <w:r>
        <w:t xml:space="preserve"> + </w:t>
      </w:r>
      <w:r w:rsidRPr="00B65D25">
        <w:rPr>
          <w:i/>
        </w:rPr>
        <w:t>Shift</w:t>
      </w:r>
      <w:r>
        <w:t xml:space="preserve"> + </w:t>
      </w:r>
      <w:r w:rsidRPr="00B65D25">
        <w:rPr>
          <w:i/>
        </w:rPr>
        <w:t>A</w:t>
      </w:r>
      <w:r>
        <w:t>.</w:t>
      </w:r>
    </w:p>
    <w:p w14:paraId="26BAFD69" w14:textId="0CF0F884" w:rsidR="00B65D25" w:rsidRPr="00C47A8C" w:rsidRDefault="00B65D25" w:rsidP="008C604E">
      <w:pPr>
        <w:pStyle w:val="ListParagraph"/>
        <w:numPr>
          <w:ilvl w:val="0"/>
          <w:numId w:val="11"/>
        </w:numPr>
      </w:pPr>
      <w:r>
        <w:t xml:space="preserve">In </w:t>
      </w:r>
      <w:r w:rsidRPr="00B65D25">
        <w:rPr>
          <w:b/>
        </w:rPr>
        <w:t xml:space="preserve">Add New Item </w:t>
      </w:r>
      <w:r w:rsidR="004F1D6F">
        <w:t>dialog</w:t>
      </w:r>
      <w:r>
        <w:t xml:space="preserve">, navigate to </w:t>
      </w:r>
      <w:r w:rsidRPr="00B65D25">
        <w:rPr>
          <w:b/>
        </w:rPr>
        <w:t>Installed</w:t>
      </w:r>
      <w:r>
        <w:t xml:space="preserve"> | </w:t>
      </w:r>
      <w:r w:rsidRPr="00B65D25">
        <w:rPr>
          <w:b/>
        </w:rPr>
        <w:t>Visual C#</w:t>
      </w:r>
      <w:r>
        <w:t xml:space="preserve"> | </w:t>
      </w:r>
      <w:r w:rsidRPr="00B65D25">
        <w:rPr>
          <w:b/>
        </w:rPr>
        <w:t>Episerver</w:t>
      </w:r>
      <w:r>
        <w:t xml:space="preserve">, choose </w:t>
      </w:r>
      <w:r w:rsidRPr="00B65D25">
        <w:rPr>
          <w:b/>
        </w:rPr>
        <w:t>Page Controller (MVC)</w:t>
      </w:r>
      <w:r>
        <w:t xml:space="preserve">, enter </w:t>
      </w:r>
      <w:r w:rsidR="00706A74">
        <w:rPr>
          <w:b/>
        </w:rPr>
        <w:t>Bio</w:t>
      </w:r>
      <w:r w:rsidRPr="00B65D25">
        <w:rPr>
          <w:b/>
        </w:rPr>
        <w:t>PageController.cs</w:t>
      </w:r>
      <w:r>
        <w:t xml:space="preserve"> for the name, and click </w:t>
      </w:r>
      <w:r w:rsidRPr="00B65D25">
        <w:rPr>
          <w:b/>
        </w:rPr>
        <w:t>Add</w:t>
      </w:r>
      <w:r w:rsidR="00C47A8C">
        <w:rPr>
          <w:b/>
        </w:rPr>
        <w:t>.</w:t>
      </w:r>
    </w:p>
    <w:p w14:paraId="137A9CF3" w14:textId="22FAE402" w:rsidR="00C47A8C" w:rsidRDefault="00C47A8C" w:rsidP="008C604E">
      <w:pPr>
        <w:pStyle w:val="ListParagraph"/>
        <w:numPr>
          <w:ilvl w:val="0"/>
          <w:numId w:val="11"/>
        </w:numPr>
      </w:pPr>
      <w:r>
        <w:t xml:space="preserve">Use the Quick Actions icon menu to add the missing namespace for the </w:t>
      </w:r>
      <w:r w:rsidR="00255436">
        <w:rPr>
          <w:b/>
        </w:rPr>
        <w:t>BioPage</w:t>
      </w:r>
      <w:r w:rsidR="00255436">
        <w:t xml:space="preserve"> class.</w:t>
      </w:r>
    </w:p>
    <w:p w14:paraId="374D2835" w14:textId="77777777" w:rsidR="00A8085A" w:rsidRDefault="006D1F66" w:rsidP="008C604E">
      <w:pPr>
        <w:pStyle w:val="ListParagraph"/>
        <w:numPr>
          <w:ilvl w:val="0"/>
          <w:numId w:val="11"/>
        </w:numPr>
        <w:spacing w:after="120" w:line="240" w:lineRule="auto"/>
        <w:contextualSpacing w:val="0"/>
      </w:pPr>
      <w:r>
        <w:t xml:space="preserve">Right-click inside the </w:t>
      </w:r>
      <w:r w:rsidRPr="00A8085A">
        <w:rPr>
          <w:b/>
        </w:rPr>
        <w:t>Index</w:t>
      </w:r>
      <w:r>
        <w:t xml:space="preserve"> method body and choose the </w:t>
      </w:r>
      <w:r w:rsidRPr="00A8085A">
        <w:rPr>
          <w:b/>
        </w:rPr>
        <w:t>Add View…</w:t>
      </w:r>
      <w:r>
        <w:t xml:space="preserve"> menu option.</w:t>
      </w:r>
    </w:p>
    <w:p w14:paraId="0E09DBD9" w14:textId="7C849F5B" w:rsidR="006D1F66" w:rsidRDefault="006D1F66" w:rsidP="008C604E">
      <w:pPr>
        <w:pStyle w:val="ListParagraph"/>
        <w:numPr>
          <w:ilvl w:val="0"/>
          <w:numId w:val="11"/>
        </w:numPr>
        <w:spacing w:after="120" w:line="240" w:lineRule="auto"/>
        <w:contextualSpacing w:val="0"/>
      </w:pPr>
      <w:r>
        <w:t xml:space="preserve">In the </w:t>
      </w:r>
      <w:r w:rsidRPr="00A8085A">
        <w:rPr>
          <w:b/>
        </w:rPr>
        <w:t>Add View</w:t>
      </w:r>
      <w:r>
        <w:t xml:space="preserve"> dialog select </w:t>
      </w:r>
      <w:r w:rsidRPr="00A8085A">
        <w:rPr>
          <w:b/>
        </w:rPr>
        <w:t>Empty</w:t>
      </w:r>
      <w:r>
        <w:t xml:space="preserve"> for the </w:t>
      </w:r>
      <w:r w:rsidRPr="00A8085A">
        <w:rPr>
          <w:b/>
        </w:rPr>
        <w:t>Template</w:t>
      </w:r>
      <w:r>
        <w:t xml:space="preserve"> drop-down and select </w:t>
      </w:r>
      <w:r w:rsidR="00A53270">
        <w:rPr>
          <w:b/>
        </w:rPr>
        <w:t>Bio</w:t>
      </w:r>
      <w:r w:rsidRPr="00A8085A">
        <w:rPr>
          <w:b/>
        </w:rPr>
        <w:t>Page</w:t>
      </w:r>
      <w:r>
        <w:t xml:space="preserve"> for the </w:t>
      </w:r>
      <w:r w:rsidRPr="00A8085A">
        <w:rPr>
          <w:b/>
        </w:rPr>
        <w:t>Model class</w:t>
      </w:r>
      <w:r>
        <w:t xml:space="preserve">, leave everything else at the default and click the </w:t>
      </w:r>
      <w:r w:rsidRPr="00A8085A">
        <w:rPr>
          <w:b/>
        </w:rPr>
        <w:t>Add</w:t>
      </w:r>
      <w:r>
        <w:t xml:space="preserve"> button.</w:t>
      </w:r>
    </w:p>
    <w:p w14:paraId="06E2618B" w14:textId="4B6F46BA" w:rsidR="003F7FAC" w:rsidRDefault="003F7FAC" w:rsidP="008C604E">
      <w:pPr>
        <w:pStyle w:val="ListParagraph"/>
        <w:numPr>
          <w:ilvl w:val="0"/>
          <w:numId w:val="11"/>
        </w:numPr>
        <w:spacing w:after="120" w:line="240" w:lineRule="auto"/>
        <w:contextualSpacing w:val="0"/>
      </w:pPr>
      <w:r>
        <w:t>Modify the code in the new</w:t>
      </w:r>
      <w:r w:rsidR="008471D8">
        <w:t xml:space="preserve"> </w:t>
      </w:r>
      <w:r w:rsidR="008471D8">
        <w:rPr>
          <w:b/>
        </w:rPr>
        <w:t>Index.cshtml</w:t>
      </w:r>
      <w:r w:rsidR="008471D8">
        <w:t xml:space="preserve"> file to the following snippet:</w:t>
      </w:r>
    </w:p>
    <w:p w14:paraId="71DA63EA" w14:textId="77777777" w:rsidR="00A7197B" w:rsidRPr="00A7197B" w:rsidRDefault="00A7197B" w:rsidP="00A7197B">
      <w:pPr>
        <w:autoSpaceDE w:val="0"/>
        <w:autoSpaceDN w:val="0"/>
        <w:adjustRightInd w:val="0"/>
        <w:spacing w:after="0" w:line="240" w:lineRule="auto"/>
        <w:ind w:left="360"/>
        <w:rPr>
          <w:rFonts w:ascii="Consolas" w:hAnsi="Consolas" w:cs="Consolas"/>
          <w:color w:val="000000"/>
          <w:sz w:val="19"/>
          <w:szCs w:val="19"/>
        </w:rPr>
      </w:pPr>
      <w:r w:rsidRPr="00A7197B">
        <w:rPr>
          <w:rFonts w:ascii="Consolas" w:hAnsi="Consolas" w:cs="Consolas"/>
          <w:color w:val="0000FF"/>
          <w:sz w:val="19"/>
          <w:szCs w:val="19"/>
        </w:rPr>
        <w:t>&lt;</w:t>
      </w:r>
      <w:r w:rsidRPr="00A7197B">
        <w:rPr>
          <w:rFonts w:ascii="Consolas" w:hAnsi="Consolas" w:cs="Consolas"/>
          <w:color w:val="800000"/>
          <w:sz w:val="19"/>
          <w:szCs w:val="19"/>
        </w:rPr>
        <w:t>h2</w:t>
      </w:r>
      <w:r w:rsidRPr="00A7197B">
        <w:rPr>
          <w:rFonts w:ascii="Consolas" w:hAnsi="Consolas" w:cs="Consolas"/>
          <w:color w:val="000000"/>
          <w:sz w:val="19"/>
          <w:szCs w:val="19"/>
        </w:rPr>
        <w:t xml:space="preserve"> </w:t>
      </w:r>
      <w:r w:rsidRPr="00A7197B">
        <w:rPr>
          <w:rFonts w:ascii="Consolas" w:hAnsi="Consolas" w:cs="Consolas"/>
          <w:color w:val="000000"/>
          <w:sz w:val="19"/>
          <w:szCs w:val="19"/>
          <w:highlight w:val="yellow"/>
        </w:rPr>
        <w:t>@</w:t>
      </w:r>
      <w:proofErr w:type="spellStart"/>
      <w:r w:rsidRPr="00A7197B">
        <w:rPr>
          <w:rFonts w:ascii="Consolas" w:hAnsi="Consolas" w:cs="Consolas"/>
          <w:color w:val="000000"/>
          <w:sz w:val="19"/>
          <w:szCs w:val="19"/>
        </w:rPr>
        <w:t>Html.EditAttributes</w:t>
      </w:r>
      <w:proofErr w:type="spellEnd"/>
      <w:r w:rsidRPr="00A7197B">
        <w:rPr>
          <w:rFonts w:ascii="Consolas" w:hAnsi="Consolas" w:cs="Consolas"/>
          <w:color w:val="000000"/>
          <w:sz w:val="19"/>
          <w:szCs w:val="19"/>
        </w:rPr>
        <w:t xml:space="preserve">(m =&gt; </w:t>
      </w:r>
      <w:proofErr w:type="spellStart"/>
      <w:proofErr w:type="gramStart"/>
      <w:r w:rsidRPr="00A7197B">
        <w:rPr>
          <w:rFonts w:ascii="Consolas" w:hAnsi="Consolas" w:cs="Consolas"/>
          <w:color w:val="000000"/>
          <w:sz w:val="19"/>
          <w:szCs w:val="19"/>
        </w:rPr>
        <w:t>m.Heading</w:t>
      </w:r>
      <w:proofErr w:type="spellEnd"/>
      <w:proofErr w:type="gramEnd"/>
      <w:r w:rsidRPr="00A7197B">
        <w:rPr>
          <w:rFonts w:ascii="Consolas" w:hAnsi="Consolas" w:cs="Consolas"/>
          <w:color w:val="000000"/>
          <w:sz w:val="19"/>
          <w:szCs w:val="19"/>
        </w:rPr>
        <w:t>)</w:t>
      </w:r>
      <w:r w:rsidRPr="00A7197B">
        <w:rPr>
          <w:rFonts w:ascii="Consolas" w:hAnsi="Consolas" w:cs="Consolas"/>
          <w:color w:val="0000FF"/>
          <w:sz w:val="19"/>
          <w:szCs w:val="19"/>
        </w:rPr>
        <w:t>&gt;</w:t>
      </w:r>
    </w:p>
    <w:p w14:paraId="6237F421" w14:textId="77777777" w:rsidR="00A7197B" w:rsidRPr="00A7197B" w:rsidRDefault="00A7197B" w:rsidP="00A7197B">
      <w:pPr>
        <w:autoSpaceDE w:val="0"/>
        <w:autoSpaceDN w:val="0"/>
        <w:adjustRightInd w:val="0"/>
        <w:spacing w:after="0" w:line="240" w:lineRule="auto"/>
        <w:ind w:left="360"/>
        <w:rPr>
          <w:rFonts w:ascii="Consolas" w:hAnsi="Consolas" w:cs="Consolas"/>
          <w:color w:val="000000"/>
          <w:sz w:val="19"/>
          <w:szCs w:val="19"/>
        </w:rPr>
      </w:pPr>
      <w:r w:rsidRPr="00A7197B">
        <w:rPr>
          <w:rFonts w:ascii="Consolas" w:hAnsi="Consolas" w:cs="Consolas"/>
          <w:color w:val="000000"/>
          <w:sz w:val="19"/>
          <w:szCs w:val="19"/>
        </w:rPr>
        <w:t xml:space="preserve">    </w:t>
      </w:r>
      <w:proofErr w:type="gramStart"/>
      <w:r w:rsidRPr="00A7197B">
        <w:rPr>
          <w:rFonts w:ascii="Consolas" w:hAnsi="Consolas" w:cs="Consolas"/>
          <w:color w:val="000000"/>
          <w:sz w:val="19"/>
          <w:szCs w:val="19"/>
          <w:highlight w:val="yellow"/>
        </w:rPr>
        <w:t>@(</w:t>
      </w:r>
      <w:proofErr w:type="spellStart"/>
      <w:proofErr w:type="gramEnd"/>
      <w:r w:rsidRPr="00A7197B">
        <w:rPr>
          <w:rFonts w:ascii="Consolas" w:hAnsi="Consolas" w:cs="Consolas"/>
          <w:color w:val="000000"/>
          <w:sz w:val="19"/>
          <w:szCs w:val="19"/>
        </w:rPr>
        <w:t>Model.Heading</w:t>
      </w:r>
      <w:proofErr w:type="spellEnd"/>
      <w:r w:rsidRPr="00A7197B">
        <w:rPr>
          <w:rFonts w:ascii="Consolas" w:hAnsi="Consolas" w:cs="Consolas"/>
          <w:color w:val="000000"/>
          <w:sz w:val="19"/>
          <w:szCs w:val="19"/>
        </w:rPr>
        <w:t xml:space="preserve"> ?? </w:t>
      </w:r>
      <w:proofErr w:type="spellStart"/>
      <w:r w:rsidRPr="00A7197B">
        <w:rPr>
          <w:rFonts w:ascii="Consolas" w:hAnsi="Consolas" w:cs="Consolas"/>
          <w:color w:val="000000"/>
          <w:sz w:val="19"/>
          <w:szCs w:val="19"/>
        </w:rPr>
        <w:t>Model.Name</w:t>
      </w:r>
      <w:proofErr w:type="spellEnd"/>
      <w:r w:rsidRPr="00A7197B">
        <w:rPr>
          <w:rFonts w:ascii="Consolas" w:hAnsi="Consolas" w:cs="Consolas"/>
          <w:color w:val="000000"/>
          <w:sz w:val="19"/>
          <w:szCs w:val="19"/>
          <w:highlight w:val="yellow"/>
        </w:rPr>
        <w:t>)</w:t>
      </w:r>
    </w:p>
    <w:p w14:paraId="179D7407" w14:textId="77777777" w:rsidR="00A7197B" w:rsidRPr="00A7197B" w:rsidRDefault="00A7197B" w:rsidP="00A7197B">
      <w:pPr>
        <w:autoSpaceDE w:val="0"/>
        <w:autoSpaceDN w:val="0"/>
        <w:adjustRightInd w:val="0"/>
        <w:spacing w:after="0" w:line="240" w:lineRule="auto"/>
        <w:ind w:left="360"/>
        <w:rPr>
          <w:rFonts w:ascii="Consolas" w:hAnsi="Consolas" w:cs="Consolas"/>
          <w:color w:val="000000"/>
          <w:sz w:val="19"/>
          <w:szCs w:val="19"/>
        </w:rPr>
      </w:pPr>
      <w:r w:rsidRPr="00A7197B">
        <w:rPr>
          <w:rFonts w:ascii="Consolas" w:hAnsi="Consolas" w:cs="Consolas"/>
          <w:color w:val="0000FF"/>
          <w:sz w:val="19"/>
          <w:szCs w:val="19"/>
        </w:rPr>
        <w:t>&lt;/</w:t>
      </w:r>
      <w:r w:rsidRPr="00A7197B">
        <w:rPr>
          <w:rFonts w:ascii="Consolas" w:hAnsi="Consolas" w:cs="Consolas"/>
          <w:color w:val="800000"/>
          <w:sz w:val="19"/>
          <w:szCs w:val="19"/>
        </w:rPr>
        <w:t>h2</w:t>
      </w:r>
      <w:r w:rsidRPr="00A7197B">
        <w:rPr>
          <w:rFonts w:ascii="Consolas" w:hAnsi="Consolas" w:cs="Consolas"/>
          <w:color w:val="0000FF"/>
          <w:sz w:val="19"/>
          <w:szCs w:val="19"/>
        </w:rPr>
        <w:t>&gt;</w:t>
      </w:r>
    </w:p>
    <w:p w14:paraId="0E78E273" w14:textId="77777777" w:rsidR="00A7197B" w:rsidRPr="00A7197B" w:rsidRDefault="00A7197B" w:rsidP="00A7197B">
      <w:pPr>
        <w:autoSpaceDE w:val="0"/>
        <w:autoSpaceDN w:val="0"/>
        <w:adjustRightInd w:val="0"/>
        <w:spacing w:after="0" w:line="240" w:lineRule="auto"/>
        <w:ind w:left="360"/>
        <w:rPr>
          <w:rFonts w:ascii="Consolas" w:hAnsi="Consolas" w:cs="Consolas"/>
          <w:color w:val="000000"/>
          <w:sz w:val="19"/>
          <w:szCs w:val="19"/>
        </w:rPr>
      </w:pPr>
      <w:r w:rsidRPr="00A7197B">
        <w:rPr>
          <w:rFonts w:ascii="Consolas" w:hAnsi="Consolas" w:cs="Consolas"/>
          <w:color w:val="0000FF"/>
          <w:sz w:val="19"/>
          <w:szCs w:val="19"/>
        </w:rPr>
        <w:t>&lt;</w:t>
      </w:r>
      <w:r w:rsidRPr="00A7197B">
        <w:rPr>
          <w:rFonts w:ascii="Consolas" w:hAnsi="Consolas" w:cs="Consolas"/>
          <w:color w:val="800000"/>
          <w:sz w:val="19"/>
          <w:szCs w:val="19"/>
        </w:rPr>
        <w:t>div</w:t>
      </w:r>
      <w:r w:rsidRPr="00A7197B">
        <w:rPr>
          <w:rFonts w:ascii="Consolas" w:hAnsi="Consolas" w:cs="Consolas"/>
          <w:color w:val="000000"/>
          <w:sz w:val="19"/>
          <w:szCs w:val="19"/>
        </w:rPr>
        <w:t xml:space="preserve"> </w:t>
      </w:r>
      <w:r w:rsidRPr="00A7197B">
        <w:rPr>
          <w:rFonts w:ascii="Consolas" w:hAnsi="Consolas" w:cs="Consolas"/>
          <w:color w:val="FF0000"/>
          <w:sz w:val="19"/>
          <w:szCs w:val="19"/>
        </w:rPr>
        <w:t>class</w:t>
      </w:r>
      <w:r w:rsidRPr="00A7197B">
        <w:rPr>
          <w:rFonts w:ascii="Consolas" w:hAnsi="Consolas" w:cs="Consolas"/>
          <w:color w:val="0000FF"/>
          <w:sz w:val="19"/>
          <w:szCs w:val="19"/>
        </w:rPr>
        <w:t>="container"&gt;</w:t>
      </w:r>
    </w:p>
    <w:p w14:paraId="4E940834" w14:textId="77777777" w:rsidR="00A7197B" w:rsidRPr="00A7197B" w:rsidRDefault="00A7197B" w:rsidP="00A7197B">
      <w:pPr>
        <w:autoSpaceDE w:val="0"/>
        <w:autoSpaceDN w:val="0"/>
        <w:adjustRightInd w:val="0"/>
        <w:spacing w:after="0" w:line="240" w:lineRule="auto"/>
        <w:ind w:left="360"/>
        <w:rPr>
          <w:rFonts w:ascii="Consolas" w:hAnsi="Consolas" w:cs="Consolas"/>
          <w:color w:val="000000"/>
          <w:sz w:val="19"/>
          <w:szCs w:val="19"/>
        </w:rPr>
      </w:pPr>
      <w:r w:rsidRPr="00A7197B">
        <w:rPr>
          <w:rFonts w:ascii="Consolas" w:hAnsi="Consolas" w:cs="Consolas"/>
          <w:color w:val="000000"/>
          <w:sz w:val="19"/>
          <w:szCs w:val="19"/>
        </w:rPr>
        <w:t xml:space="preserve">    </w:t>
      </w:r>
      <w:r w:rsidRPr="00A7197B">
        <w:rPr>
          <w:rFonts w:ascii="Consolas" w:hAnsi="Consolas" w:cs="Consolas"/>
          <w:color w:val="0000FF"/>
          <w:sz w:val="19"/>
          <w:szCs w:val="19"/>
        </w:rPr>
        <w:t>&lt;</w:t>
      </w:r>
      <w:r w:rsidRPr="00A7197B">
        <w:rPr>
          <w:rFonts w:ascii="Consolas" w:hAnsi="Consolas" w:cs="Consolas"/>
          <w:color w:val="800000"/>
          <w:sz w:val="19"/>
          <w:szCs w:val="19"/>
        </w:rPr>
        <w:t>div</w:t>
      </w:r>
      <w:r w:rsidRPr="00A7197B">
        <w:rPr>
          <w:rFonts w:ascii="Consolas" w:hAnsi="Consolas" w:cs="Consolas"/>
          <w:color w:val="000000"/>
          <w:sz w:val="19"/>
          <w:szCs w:val="19"/>
        </w:rPr>
        <w:t xml:space="preserve"> </w:t>
      </w:r>
      <w:r w:rsidRPr="00A7197B">
        <w:rPr>
          <w:rFonts w:ascii="Consolas" w:hAnsi="Consolas" w:cs="Consolas"/>
          <w:color w:val="FF0000"/>
          <w:sz w:val="19"/>
          <w:szCs w:val="19"/>
        </w:rPr>
        <w:t>class</w:t>
      </w:r>
      <w:r w:rsidRPr="00A7197B">
        <w:rPr>
          <w:rFonts w:ascii="Consolas" w:hAnsi="Consolas" w:cs="Consolas"/>
          <w:color w:val="0000FF"/>
          <w:sz w:val="19"/>
          <w:szCs w:val="19"/>
        </w:rPr>
        <w:t>="row"&gt;</w:t>
      </w:r>
    </w:p>
    <w:p w14:paraId="200B9619" w14:textId="77777777" w:rsidR="00A7197B" w:rsidRPr="00A7197B" w:rsidRDefault="00A7197B" w:rsidP="00A7197B">
      <w:pPr>
        <w:autoSpaceDE w:val="0"/>
        <w:autoSpaceDN w:val="0"/>
        <w:adjustRightInd w:val="0"/>
        <w:spacing w:after="0" w:line="240" w:lineRule="auto"/>
        <w:ind w:left="360"/>
        <w:rPr>
          <w:rFonts w:ascii="Consolas" w:hAnsi="Consolas" w:cs="Consolas"/>
          <w:color w:val="000000"/>
          <w:sz w:val="19"/>
          <w:szCs w:val="19"/>
        </w:rPr>
      </w:pPr>
      <w:r w:rsidRPr="00A7197B">
        <w:rPr>
          <w:rFonts w:ascii="Consolas" w:hAnsi="Consolas" w:cs="Consolas"/>
          <w:color w:val="000000"/>
          <w:sz w:val="19"/>
          <w:szCs w:val="19"/>
        </w:rPr>
        <w:t xml:space="preserve">        </w:t>
      </w:r>
      <w:r w:rsidRPr="00A7197B">
        <w:rPr>
          <w:rFonts w:ascii="Consolas" w:hAnsi="Consolas" w:cs="Consolas"/>
          <w:color w:val="0000FF"/>
          <w:sz w:val="19"/>
          <w:szCs w:val="19"/>
        </w:rPr>
        <w:t>&lt;</w:t>
      </w:r>
      <w:r w:rsidRPr="00A7197B">
        <w:rPr>
          <w:rFonts w:ascii="Consolas" w:hAnsi="Consolas" w:cs="Consolas"/>
          <w:color w:val="800000"/>
          <w:sz w:val="19"/>
          <w:szCs w:val="19"/>
        </w:rPr>
        <w:t>div</w:t>
      </w:r>
      <w:r w:rsidRPr="00A7197B">
        <w:rPr>
          <w:rFonts w:ascii="Consolas" w:hAnsi="Consolas" w:cs="Consolas"/>
          <w:color w:val="000000"/>
          <w:sz w:val="19"/>
          <w:szCs w:val="19"/>
        </w:rPr>
        <w:t xml:space="preserve"> </w:t>
      </w:r>
      <w:r w:rsidRPr="00A7197B">
        <w:rPr>
          <w:rFonts w:ascii="Consolas" w:hAnsi="Consolas" w:cs="Consolas"/>
          <w:color w:val="FF0000"/>
          <w:sz w:val="19"/>
          <w:szCs w:val="19"/>
        </w:rPr>
        <w:t>class</w:t>
      </w:r>
      <w:r w:rsidRPr="00A7197B">
        <w:rPr>
          <w:rFonts w:ascii="Consolas" w:hAnsi="Consolas" w:cs="Consolas"/>
          <w:color w:val="0000FF"/>
          <w:sz w:val="19"/>
          <w:szCs w:val="19"/>
        </w:rPr>
        <w:t>="col-8"&gt;</w:t>
      </w:r>
    </w:p>
    <w:p w14:paraId="778A0370" w14:textId="77777777" w:rsidR="00A7197B" w:rsidRPr="00A7197B" w:rsidRDefault="00A7197B" w:rsidP="00A7197B">
      <w:pPr>
        <w:autoSpaceDE w:val="0"/>
        <w:autoSpaceDN w:val="0"/>
        <w:adjustRightInd w:val="0"/>
        <w:spacing w:after="0" w:line="240" w:lineRule="auto"/>
        <w:ind w:left="360"/>
        <w:rPr>
          <w:rFonts w:ascii="Consolas" w:hAnsi="Consolas" w:cs="Consolas"/>
          <w:color w:val="000000"/>
          <w:sz w:val="19"/>
          <w:szCs w:val="19"/>
        </w:rPr>
      </w:pPr>
      <w:r w:rsidRPr="00A7197B">
        <w:rPr>
          <w:rFonts w:ascii="Consolas" w:hAnsi="Consolas" w:cs="Consolas"/>
          <w:color w:val="000000"/>
          <w:sz w:val="19"/>
          <w:szCs w:val="19"/>
        </w:rPr>
        <w:t xml:space="preserve">            </w:t>
      </w:r>
      <w:r w:rsidRPr="00A7197B">
        <w:rPr>
          <w:rFonts w:ascii="Consolas" w:hAnsi="Consolas" w:cs="Consolas"/>
          <w:color w:val="000000"/>
          <w:sz w:val="19"/>
          <w:szCs w:val="19"/>
          <w:highlight w:val="yellow"/>
        </w:rPr>
        <w:t>@</w:t>
      </w:r>
      <w:r w:rsidRPr="00A7197B">
        <w:rPr>
          <w:rFonts w:ascii="Consolas" w:hAnsi="Consolas" w:cs="Consolas"/>
          <w:color w:val="000000"/>
          <w:sz w:val="19"/>
          <w:szCs w:val="19"/>
        </w:rPr>
        <w:t xml:space="preserve">Html.PropertyFor(m =&gt; </w:t>
      </w:r>
      <w:proofErr w:type="gramStart"/>
      <w:r w:rsidRPr="00A7197B">
        <w:rPr>
          <w:rFonts w:ascii="Consolas" w:hAnsi="Consolas" w:cs="Consolas"/>
          <w:color w:val="000000"/>
          <w:sz w:val="19"/>
          <w:szCs w:val="19"/>
        </w:rPr>
        <w:t>m.MainBody</w:t>
      </w:r>
      <w:proofErr w:type="gramEnd"/>
      <w:r w:rsidRPr="00A7197B">
        <w:rPr>
          <w:rFonts w:ascii="Consolas" w:hAnsi="Consolas" w:cs="Consolas"/>
          <w:color w:val="000000"/>
          <w:sz w:val="19"/>
          <w:szCs w:val="19"/>
        </w:rPr>
        <w:t>)</w:t>
      </w:r>
    </w:p>
    <w:p w14:paraId="04B2CF09" w14:textId="77777777" w:rsidR="00A7197B" w:rsidRPr="00A7197B" w:rsidRDefault="00A7197B" w:rsidP="00A7197B">
      <w:pPr>
        <w:autoSpaceDE w:val="0"/>
        <w:autoSpaceDN w:val="0"/>
        <w:adjustRightInd w:val="0"/>
        <w:spacing w:after="0" w:line="240" w:lineRule="auto"/>
        <w:ind w:left="360"/>
        <w:rPr>
          <w:rFonts w:ascii="Consolas" w:hAnsi="Consolas" w:cs="Consolas"/>
          <w:color w:val="000000"/>
          <w:sz w:val="19"/>
          <w:szCs w:val="19"/>
        </w:rPr>
      </w:pPr>
      <w:r w:rsidRPr="00A7197B">
        <w:rPr>
          <w:rFonts w:ascii="Consolas" w:hAnsi="Consolas" w:cs="Consolas"/>
          <w:color w:val="000000"/>
          <w:sz w:val="19"/>
          <w:szCs w:val="19"/>
        </w:rPr>
        <w:t xml:space="preserve">        </w:t>
      </w:r>
      <w:r w:rsidRPr="00A7197B">
        <w:rPr>
          <w:rFonts w:ascii="Consolas" w:hAnsi="Consolas" w:cs="Consolas"/>
          <w:color w:val="0000FF"/>
          <w:sz w:val="19"/>
          <w:szCs w:val="19"/>
        </w:rPr>
        <w:t>&lt;/</w:t>
      </w:r>
      <w:r w:rsidRPr="00A7197B">
        <w:rPr>
          <w:rFonts w:ascii="Consolas" w:hAnsi="Consolas" w:cs="Consolas"/>
          <w:color w:val="800000"/>
          <w:sz w:val="19"/>
          <w:szCs w:val="19"/>
        </w:rPr>
        <w:t>div</w:t>
      </w:r>
      <w:r w:rsidRPr="00A7197B">
        <w:rPr>
          <w:rFonts w:ascii="Consolas" w:hAnsi="Consolas" w:cs="Consolas"/>
          <w:color w:val="0000FF"/>
          <w:sz w:val="19"/>
          <w:szCs w:val="19"/>
        </w:rPr>
        <w:t>&gt;</w:t>
      </w:r>
    </w:p>
    <w:p w14:paraId="5ABD3CBF" w14:textId="77777777" w:rsidR="00A7197B" w:rsidRPr="00A7197B" w:rsidRDefault="00A7197B" w:rsidP="00A7197B">
      <w:pPr>
        <w:autoSpaceDE w:val="0"/>
        <w:autoSpaceDN w:val="0"/>
        <w:adjustRightInd w:val="0"/>
        <w:spacing w:after="0" w:line="240" w:lineRule="auto"/>
        <w:ind w:left="360"/>
        <w:rPr>
          <w:rFonts w:ascii="Consolas" w:hAnsi="Consolas" w:cs="Consolas"/>
          <w:color w:val="000000"/>
          <w:sz w:val="19"/>
          <w:szCs w:val="19"/>
        </w:rPr>
      </w:pPr>
      <w:r w:rsidRPr="00A7197B">
        <w:rPr>
          <w:rFonts w:ascii="Consolas" w:hAnsi="Consolas" w:cs="Consolas"/>
          <w:color w:val="000000"/>
          <w:sz w:val="19"/>
          <w:szCs w:val="19"/>
        </w:rPr>
        <w:t xml:space="preserve">        </w:t>
      </w:r>
      <w:r w:rsidRPr="00A7197B">
        <w:rPr>
          <w:rFonts w:ascii="Consolas" w:hAnsi="Consolas" w:cs="Consolas"/>
          <w:color w:val="0000FF"/>
          <w:sz w:val="19"/>
          <w:szCs w:val="19"/>
        </w:rPr>
        <w:t>&lt;</w:t>
      </w:r>
      <w:r w:rsidRPr="00A7197B">
        <w:rPr>
          <w:rFonts w:ascii="Consolas" w:hAnsi="Consolas" w:cs="Consolas"/>
          <w:color w:val="800000"/>
          <w:sz w:val="19"/>
          <w:szCs w:val="19"/>
        </w:rPr>
        <w:t>div</w:t>
      </w:r>
      <w:r w:rsidRPr="00A7197B">
        <w:rPr>
          <w:rFonts w:ascii="Consolas" w:hAnsi="Consolas" w:cs="Consolas"/>
          <w:color w:val="000000"/>
          <w:sz w:val="19"/>
          <w:szCs w:val="19"/>
        </w:rPr>
        <w:t xml:space="preserve"> </w:t>
      </w:r>
      <w:r w:rsidRPr="00A7197B">
        <w:rPr>
          <w:rFonts w:ascii="Consolas" w:hAnsi="Consolas" w:cs="Consolas"/>
          <w:color w:val="FF0000"/>
          <w:sz w:val="19"/>
          <w:szCs w:val="19"/>
        </w:rPr>
        <w:t>class</w:t>
      </w:r>
      <w:r w:rsidRPr="00A7197B">
        <w:rPr>
          <w:rFonts w:ascii="Consolas" w:hAnsi="Consolas" w:cs="Consolas"/>
          <w:color w:val="0000FF"/>
          <w:sz w:val="19"/>
          <w:szCs w:val="19"/>
        </w:rPr>
        <w:t>="col-4"&gt;</w:t>
      </w:r>
    </w:p>
    <w:p w14:paraId="28D0593C" w14:textId="698D5226" w:rsidR="00A7197B" w:rsidRPr="00A7197B" w:rsidRDefault="00A7197B" w:rsidP="00A7197B">
      <w:pPr>
        <w:autoSpaceDE w:val="0"/>
        <w:autoSpaceDN w:val="0"/>
        <w:adjustRightInd w:val="0"/>
        <w:spacing w:after="0" w:line="240" w:lineRule="auto"/>
        <w:ind w:left="360"/>
        <w:rPr>
          <w:rFonts w:ascii="Consolas" w:hAnsi="Consolas" w:cs="Consolas"/>
          <w:color w:val="000000"/>
          <w:sz w:val="19"/>
          <w:szCs w:val="19"/>
        </w:rPr>
      </w:pPr>
      <w:r w:rsidRPr="00A7197B">
        <w:rPr>
          <w:rFonts w:ascii="Consolas" w:hAnsi="Consolas" w:cs="Consolas"/>
          <w:color w:val="000000"/>
          <w:sz w:val="19"/>
          <w:szCs w:val="19"/>
        </w:rPr>
        <w:t xml:space="preserve">            </w:t>
      </w:r>
      <w:r w:rsidRPr="00A7197B">
        <w:rPr>
          <w:rFonts w:ascii="Consolas" w:hAnsi="Consolas" w:cs="Consolas"/>
          <w:color w:val="0000FF"/>
          <w:sz w:val="19"/>
          <w:szCs w:val="19"/>
        </w:rPr>
        <w:t>&lt;</w:t>
      </w:r>
      <w:r w:rsidRPr="00A7197B">
        <w:rPr>
          <w:rFonts w:ascii="Consolas" w:hAnsi="Consolas" w:cs="Consolas"/>
          <w:color w:val="800000"/>
          <w:sz w:val="19"/>
          <w:szCs w:val="19"/>
        </w:rPr>
        <w:t>ul</w:t>
      </w:r>
      <w:r w:rsidRPr="00A7197B">
        <w:rPr>
          <w:rFonts w:ascii="Consolas" w:hAnsi="Consolas" w:cs="Consolas"/>
          <w:color w:val="0000FF"/>
          <w:sz w:val="19"/>
          <w:szCs w:val="19"/>
        </w:rPr>
        <w:t>&gt;</w:t>
      </w:r>
    </w:p>
    <w:p w14:paraId="5BFC1136" w14:textId="77777777" w:rsidR="00A7197B" w:rsidRPr="00A7197B" w:rsidRDefault="00A7197B" w:rsidP="00A7197B">
      <w:pPr>
        <w:autoSpaceDE w:val="0"/>
        <w:autoSpaceDN w:val="0"/>
        <w:adjustRightInd w:val="0"/>
        <w:spacing w:after="0" w:line="240" w:lineRule="auto"/>
        <w:ind w:left="360"/>
        <w:rPr>
          <w:rFonts w:ascii="Consolas" w:hAnsi="Consolas" w:cs="Consolas"/>
          <w:color w:val="000000"/>
          <w:sz w:val="19"/>
          <w:szCs w:val="19"/>
        </w:rPr>
      </w:pPr>
      <w:r w:rsidRPr="00A7197B">
        <w:rPr>
          <w:rFonts w:ascii="Consolas" w:hAnsi="Consolas" w:cs="Consolas"/>
          <w:color w:val="000000"/>
          <w:sz w:val="19"/>
          <w:szCs w:val="19"/>
        </w:rPr>
        <w:t xml:space="preserve">                </w:t>
      </w:r>
      <w:r w:rsidRPr="00A7197B">
        <w:rPr>
          <w:rFonts w:ascii="Consolas" w:hAnsi="Consolas" w:cs="Consolas"/>
          <w:color w:val="000000"/>
          <w:sz w:val="19"/>
          <w:szCs w:val="19"/>
          <w:highlight w:val="yellow"/>
        </w:rPr>
        <w:t>@</w:t>
      </w:r>
      <w:proofErr w:type="gramStart"/>
      <w:r w:rsidRPr="00A7197B">
        <w:rPr>
          <w:rFonts w:ascii="Consolas" w:hAnsi="Consolas" w:cs="Consolas"/>
          <w:color w:val="0000FF"/>
          <w:sz w:val="19"/>
          <w:szCs w:val="19"/>
        </w:rPr>
        <w:t>foreach</w:t>
      </w:r>
      <w:r w:rsidRPr="00A7197B">
        <w:rPr>
          <w:rFonts w:ascii="Consolas" w:hAnsi="Consolas" w:cs="Consolas"/>
          <w:color w:val="000000"/>
          <w:sz w:val="19"/>
          <w:szCs w:val="19"/>
        </w:rPr>
        <w:t>(</w:t>
      </w:r>
      <w:proofErr w:type="gramEnd"/>
      <w:r w:rsidRPr="00A7197B">
        <w:rPr>
          <w:rFonts w:ascii="Consolas" w:hAnsi="Consolas" w:cs="Consolas"/>
          <w:color w:val="000000"/>
          <w:sz w:val="19"/>
          <w:szCs w:val="19"/>
        </w:rPr>
        <w:t xml:space="preserve">var item </w:t>
      </w:r>
      <w:r w:rsidRPr="00A7197B">
        <w:rPr>
          <w:rFonts w:ascii="Consolas" w:hAnsi="Consolas" w:cs="Consolas"/>
          <w:color w:val="0000FF"/>
          <w:sz w:val="19"/>
          <w:szCs w:val="19"/>
        </w:rPr>
        <w:t>in</w:t>
      </w:r>
      <w:r w:rsidRPr="00A7197B">
        <w:rPr>
          <w:rFonts w:ascii="Consolas" w:hAnsi="Consolas" w:cs="Consolas"/>
          <w:color w:val="000000"/>
          <w:sz w:val="19"/>
          <w:szCs w:val="19"/>
        </w:rPr>
        <w:t xml:space="preserve"> Model.Accomplishments)</w:t>
      </w:r>
    </w:p>
    <w:p w14:paraId="702D2A38" w14:textId="77777777" w:rsidR="00A7197B" w:rsidRPr="00A7197B" w:rsidRDefault="00A7197B" w:rsidP="00A7197B">
      <w:pPr>
        <w:autoSpaceDE w:val="0"/>
        <w:autoSpaceDN w:val="0"/>
        <w:adjustRightInd w:val="0"/>
        <w:spacing w:after="0" w:line="240" w:lineRule="auto"/>
        <w:ind w:left="360"/>
        <w:rPr>
          <w:rFonts w:ascii="Consolas" w:hAnsi="Consolas" w:cs="Consolas"/>
          <w:color w:val="000000"/>
          <w:sz w:val="19"/>
          <w:szCs w:val="19"/>
        </w:rPr>
      </w:pPr>
      <w:r w:rsidRPr="00A7197B">
        <w:rPr>
          <w:rFonts w:ascii="Consolas" w:hAnsi="Consolas" w:cs="Consolas"/>
          <w:color w:val="000000"/>
          <w:sz w:val="19"/>
          <w:szCs w:val="19"/>
        </w:rPr>
        <w:t xml:space="preserve">                {</w:t>
      </w:r>
    </w:p>
    <w:p w14:paraId="0FB98BE0" w14:textId="77777777" w:rsidR="00A7197B" w:rsidRPr="00A7197B" w:rsidRDefault="00A7197B" w:rsidP="00A7197B">
      <w:pPr>
        <w:autoSpaceDE w:val="0"/>
        <w:autoSpaceDN w:val="0"/>
        <w:adjustRightInd w:val="0"/>
        <w:spacing w:after="0" w:line="240" w:lineRule="auto"/>
        <w:ind w:left="360"/>
        <w:rPr>
          <w:rFonts w:ascii="Consolas" w:hAnsi="Consolas" w:cs="Consolas"/>
          <w:color w:val="000000"/>
          <w:sz w:val="19"/>
          <w:szCs w:val="19"/>
        </w:rPr>
      </w:pPr>
      <w:r w:rsidRPr="00A7197B">
        <w:rPr>
          <w:rFonts w:ascii="Consolas" w:hAnsi="Consolas" w:cs="Consolas"/>
          <w:color w:val="000000"/>
          <w:sz w:val="19"/>
          <w:szCs w:val="19"/>
        </w:rPr>
        <w:t xml:space="preserve">                    </w:t>
      </w:r>
      <w:r w:rsidRPr="00A7197B">
        <w:rPr>
          <w:rFonts w:ascii="Consolas" w:hAnsi="Consolas" w:cs="Consolas"/>
          <w:color w:val="0000FF"/>
          <w:sz w:val="19"/>
          <w:szCs w:val="19"/>
        </w:rPr>
        <w:t>&lt;</w:t>
      </w:r>
      <w:r w:rsidRPr="00A7197B">
        <w:rPr>
          <w:rFonts w:ascii="Consolas" w:hAnsi="Consolas" w:cs="Consolas"/>
          <w:color w:val="800000"/>
          <w:sz w:val="19"/>
          <w:szCs w:val="19"/>
        </w:rPr>
        <w:t>li</w:t>
      </w:r>
      <w:r w:rsidRPr="00A7197B">
        <w:rPr>
          <w:rFonts w:ascii="Consolas" w:hAnsi="Consolas" w:cs="Consolas"/>
          <w:color w:val="0000FF"/>
          <w:sz w:val="19"/>
          <w:szCs w:val="19"/>
        </w:rPr>
        <w:t>&gt;</w:t>
      </w:r>
      <w:r w:rsidRPr="00A7197B">
        <w:rPr>
          <w:rFonts w:ascii="Consolas" w:hAnsi="Consolas" w:cs="Consolas"/>
          <w:color w:val="000000"/>
          <w:sz w:val="19"/>
          <w:szCs w:val="19"/>
          <w:highlight w:val="yellow"/>
        </w:rPr>
        <w:t>@</w:t>
      </w:r>
      <w:r w:rsidRPr="00A7197B">
        <w:rPr>
          <w:rFonts w:ascii="Consolas" w:hAnsi="Consolas" w:cs="Consolas"/>
          <w:color w:val="000000"/>
          <w:sz w:val="19"/>
          <w:szCs w:val="19"/>
        </w:rPr>
        <w:t>item</w:t>
      </w:r>
      <w:r w:rsidRPr="00A7197B">
        <w:rPr>
          <w:rFonts w:ascii="Consolas" w:hAnsi="Consolas" w:cs="Consolas"/>
          <w:color w:val="0000FF"/>
          <w:sz w:val="19"/>
          <w:szCs w:val="19"/>
        </w:rPr>
        <w:t>&lt;/</w:t>
      </w:r>
      <w:r w:rsidRPr="00A7197B">
        <w:rPr>
          <w:rFonts w:ascii="Consolas" w:hAnsi="Consolas" w:cs="Consolas"/>
          <w:color w:val="800000"/>
          <w:sz w:val="19"/>
          <w:szCs w:val="19"/>
        </w:rPr>
        <w:t>li</w:t>
      </w:r>
      <w:r w:rsidRPr="00A7197B">
        <w:rPr>
          <w:rFonts w:ascii="Consolas" w:hAnsi="Consolas" w:cs="Consolas"/>
          <w:color w:val="0000FF"/>
          <w:sz w:val="19"/>
          <w:szCs w:val="19"/>
        </w:rPr>
        <w:t>&gt;</w:t>
      </w:r>
    </w:p>
    <w:p w14:paraId="5C37C8A5" w14:textId="77777777" w:rsidR="00A7197B" w:rsidRPr="00A7197B" w:rsidRDefault="00A7197B" w:rsidP="00A7197B">
      <w:pPr>
        <w:autoSpaceDE w:val="0"/>
        <w:autoSpaceDN w:val="0"/>
        <w:adjustRightInd w:val="0"/>
        <w:spacing w:after="0" w:line="240" w:lineRule="auto"/>
        <w:ind w:left="360"/>
        <w:rPr>
          <w:rFonts w:ascii="Consolas" w:hAnsi="Consolas" w:cs="Consolas"/>
          <w:color w:val="000000"/>
          <w:sz w:val="19"/>
          <w:szCs w:val="19"/>
        </w:rPr>
      </w:pPr>
      <w:r w:rsidRPr="00A7197B">
        <w:rPr>
          <w:rFonts w:ascii="Consolas" w:hAnsi="Consolas" w:cs="Consolas"/>
          <w:color w:val="000000"/>
          <w:sz w:val="19"/>
          <w:szCs w:val="19"/>
        </w:rPr>
        <w:t xml:space="preserve">                }</w:t>
      </w:r>
    </w:p>
    <w:p w14:paraId="63194B97" w14:textId="77777777" w:rsidR="00A7197B" w:rsidRPr="00A7197B" w:rsidRDefault="00A7197B" w:rsidP="00A7197B">
      <w:pPr>
        <w:autoSpaceDE w:val="0"/>
        <w:autoSpaceDN w:val="0"/>
        <w:adjustRightInd w:val="0"/>
        <w:spacing w:after="0" w:line="240" w:lineRule="auto"/>
        <w:ind w:left="360"/>
        <w:rPr>
          <w:rFonts w:ascii="Consolas" w:hAnsi="Consolas" w:cs="Consolas"/>
          <w:color w:val="000000"/>
          <w:sz w:val="19"/>
          <w:szCs w:val="19"/>
        </w:rPr>
      </w:pPr>
      <w:r w:rsidRPr="00A7197B">
        <w:rPr>
          <w:rFonts w:ascii="Consolas" w:hAnsi="Consolas" w:cs="Consolas"/>
          <w:color w:val="000000"/>
          <w:sz w:val="19"/>
          <w:szCs w:val="19"/>
        </w:rPr>
        <w:t xml:space="preserve">            </w:t>
      </w:r>
      <w:r w:rsidRPr="00A7197B">
        <w:rPr>
          <w:rFonts w:ascii="Consolas" w:hAnsi="Consolas" w:cs="Consolas"/>
          <w:color w:val="0000FF"/>
          <w:sz w:val="19"/>
          <w:szCs w:val="19"/>
        </w:rPr>
        <w:t>&lt;/</w:t>
      </w:r>
      <w:r w:rsidRPr="00A7197B">
        <w:rPr>
          <w:rFonts w:ascii="Consolas" w:hAnsi="Consolas" w:cs="Consolas"/>
          <w:color w:val="800000"/>
          <w:sz w:val="19"/>
          <w:szCs w:val="19"/>
        </w:rPr>
        <w:t>ul</w:t>
      </w:r>
      <w:r w:rsidRPr="00A7197B">
        <w:rPr>
          <w:rFonts w:ascii="Consolas" w:hAnsi="Consolas" w:cs="Consolas"/>
          <w:color w:val="0000FF"/>
          <w:sz w:val="19"/>
          <w:szCs w:val="19"/>
        </w:rPr>
        <w:t>&gt;</w:t>
      </w:r>
    </w:p>
    <w:p w14:paraId="5C75BE0A" w14:textId="77777777" w:rsidR="00A7197B" w:rsidRPr="00A7197B" w:rsidRDefault="00A7197B" w:rsidP="00A7197B">
      <w:pPr>
        <w:autoSpaceDE w:val="0"/>
        <w:autoSpaceDN w:val="0"/>
        <w:adjustRightInd w:val="0"/>
        <w:spacing w:after="0" w:line="240" w:lineRule="auto"/>
        <w:ind w:left="360"/>
        <w:rPr>
          <w:rFonts w:ascii="Consolas" w:hAnsi="Consolas" w:cs="Consolas"/>
          <w:color w:val="000000"/>
          <w:sz w:val="19"/>
          <w:szCs w:val="19"/>
        </w:rPr>
      </w:pPr>
      <w:r w:rsidRPr="00A7197B">
        <w:rPr>
          <w:rFonts w:ascii="Consolas" w:hAnsi="Consolas" w:cs="Consolas"/>
          <w:color w:val="000000"/>
          <w:sz w:val="19"/>
          <w:szCs w:val="19"/>
        </w:rPr>
        <w:t xml:space="preserve">        </w:t>
      </w:r>
      <w:r w:rsidRPr="00A7197B">
        <w:rPr>
          <w:rFonts w:ascii="Consolas" w:hAnsi="Consolas" w:cs="Consolas"/>
          <w:color w:val="0000FF"/>
          <w:sz w:val="19"/>
          <w:szCs w:val="19"/>
        </w:rPr>
        <w:t>&lt;/</w:t>
      </w:r>
      <w:r w:rsidRPr="00A7197B">
        <w:rPr>
          <w:rFonts w:ascii="Consolas" w:hAnsi="Consolas" w:cs="Consolas"/>
          <w:color w:val="800000"/>
          <w:sz w:val="19"/>
          <w:szCs w:val="19"/>
        </w:rPr>
        <w:t>div</w:t>
      </w:r>
      <w:r w:rsidRPr="00A7197B">
        <w:rPr>
          <w:rFonts w:ascii="Consolas" w:hAnsi="Consolas" w:cs="Consolas"/>
          <w:color w:val="0000FF"/>
          <w:sz w:val="19"/>
          <w:szCs w:val="19"/>
        </w:rPr>
        <w:t>&gt;</w:t>
      </w:r>
    </w:p>
    <w:p w14:paraId="2C086BD6" w14:textId="77777777" w:rsidR="00A7197B" w:rsidRPr="00A7197B" w:rsidRDefault="00A7197B" w:rsidP="00A7197B">
      <w:pPr>
        <w:autoSpaceDE w:val="0"/>
        <w:autoSpaceDN w:val="0"/>
        <w:adjustRightInd w:val="0"/>
        <w:spacing w:after="0" w:line="240" w:lineRule="auto"/>
        <w:ind w:left="360"/>
        <w:rPr>
          <w:rFonts w:ascii="Consolas" w:hAnsi="Consolas" w:cs="Consolas"/>
          <w:color w:val="000000"/>
          <w:sz w:val="19"/>
          <w:szCs w:val="19"/>
        </w:rPr>
      </w:pPr>
      <w:r w:rsidRPr="00A7197B">
        <w:rPr>
          <w:rFonts w:ascii="Consolas" w:hAnsi="Consolas" w:cs="Consolas"/>
          <w:color w:val="000000"/>
          <w:sz w:val="19"/>
          <w:szCs w:val="19"/>
        </w:rPr>
        <w:t xml:space="preserve">    </w:t>
      </w:r>
      <w:r w:rsidRPr="00A7197B">
        <w:rPr>
          <w:rFonts w:ascii="Consolas" w:hAnsi="Consolas" w:cs="Consolas"/>
          <w:color w:val="0000FF"/>
          <w:sz w:val="19"/>
          <w:szCs w:val="19"/>
        </w:rPr>
        <w:t>&lt;/</w:t>
      </w:r>
      <w:r w:rsidRPr="00A7197B">
        <w:rPr>
          <w:rFonts w:ascii="Consolas" w:hAnsi="Consolas" w:cs="Consolas"/>
          <w:color w:val="800000"/>
          <w:sz w:val="19"/>
          <w:szCs w:val="19"/>
        </w:rPr>
        <w:t>div</w:t>
      </w:r>
      <w:r w:rsidRPr="00A7197B">
        <w:rPr>
          <w:rFonts w:ascii="Consolas" w:hAnsi="Consolas" w:cs="Consolas"/>
          <w:color w:val="0000FF"/>
          <w:sz w:val="19"/>
          <w:szCs w:val="19"/>
        </w:rPr>
        <w:t>&gt;</w:t>
      </w:r>
    </w:p>
    <w:p w14:paraId="5A1DC14A" w14:textId="77777777" w:rsidR="00A7197B" w:rsidRPr="00A7197B" w:rsidRDefault="00A7197B" w:rsidP="00A7197B">
      <w:pPr>
        <w:autoSpaceDE w:val="0"/>
        <w:autoSpaceDN w:val="0"/>
        <w:adjustRightInd w:val="0"/>
        <w:spacing w:after="0" w:line="240" w:lineRule="auto"/>
        <w:ind w:left="360"/>
        <w:rPr>
          <w:rFonts w:ascii="Consolas" w:hAnsi="Consolas" w:cs="Consolas"/>
          <w:color w:val="000000"/>
          <w:sz w:val="19"/>
          <w:szCs w:val="19"/>
        </w:rPr>
      </w:pPr>
      <w:r w:rsidRPr="00A7197B">
        <w:rPr>
          <w:rFonts w:ascii="Consolas" w:hAnsi="Consolas" w:cs="Consolas"/>
          <w:color w:val="000000"/>
          <w:sz w:val="19"/>
          <w:szCs w:val="19"/>
        </w:rPr>
        <w:t xml:space="preserve">    </w:t>
      </w:r>
      <w:r w:rsidRPr="00A7197B">
        <w:rPr>
          <w:rFonts w:ascii="Consolas" w:hAnsi="Consolas" w:cs="Consolas"/>
          <w:color w:val="0000FF"/>
          <w:sz w:val="19"/>
          <w:szCs w:val="19"/>
        </w:rPr>
        <w:t>&lt;</w:t>
      </w:r>
      <w:r w:rsidRPr="00A7197B">
        <w:rPr>
          <w:rFonts w:ascii="Consolas" w:hAnsi="Consolas" w:cs="Consolas"/>
          <w:color w:val="800000"/>
          <w:sz w:val="19"/>
          <w:szCs w:val="19"/>
        </w:rPr>
        <w:t>div</w:t>
      </w:r>
      <w:r w:rsidRPr="00A7197B">
        <w:rPr>
          <w:rFonts w:ascii="Consolas" w:hAnsi="Consolas" w:cs="Consolas"/>
          <w:color w:val="000000"/>
          <w:sz w:val="19"/>
          <w:szCs w:val="19"/>
        </w:rPr>
        <w:t xml:space="preserve"> </w:t>
      </w:r>
      <w:r w:rsidRPr="00A7197B">
        <w:rPr>
          <w:rFonts w:ascii="Consolas" w:hAnsi="Consolas" w:cs="Consolas"/>
          <w:color w:val="FF0000"/>
          <w:sz w:val="19"/>
          <w:szCs w:val="19"/>
        </w:rPr>
        <w:t>class</w:t>
      </w:r>
      <w:r w:rsidRPr="00A7197B">
        <w:rPr>
          <w:rFonts w:ascii="Consolas" w:hAnsi="Consolas" w:cs="Consolas"/>
          <w:color w:val="0000FF"/>
          <w:sz w:val="19"/>
          <w:szCs w:val="19"/>
        </w:rPr>
        <w:t>="row"&gt;</w:t>
      </w:r>
    </w:p>
    <w:p w14:paraId="428D17D6" w14:textId="77777777" w:rsidR="00A7197B" w:rsidRPr="00A7197B" w:rsidRDefault="00A7197B" w:rsidP="00A7197B">
      <w:pPr>
        <w:autoSpaceDE w:val="0"/>
        <w:autoSpaceDN w:val="0"/>
        <w:adjustRightInd w:val="0"/>
        <w:spacing w:after="0" w:line="240" w:lineRule="auto"/>
        <w:ind w:left="360"/>
        <w:rPr>
          <w:rFonts w:ascii="Consolas" w:hAnsi="Consolas" w:cs="Consolas"/>
          <w:color w:val="000000"/>
          <w:sz w:val="19"/>
          <w:szCs w:val="19"/>
        </w:rPr>
      </w:pPr>
      <w:r w:rsidRPr="00A7197B">
        <w:rPr>
          <w:rFonts w:ascii="Consolas" w:hAnsi="Consolas" w:cs="Consolas"/>
          <w:color w:val="000000"/>
          <w:sz w:val="19"/>
          <w:szCs w:val="19"/>
        </w:rPr>
        <w:t xml:space="preserve">        </w:t>
      </w:r>
      <w:r w:rsidRPr="00A7197B">
        <w:rPr>
          <w:rFonts w:ascii="Consolas" w:hAnsi="Consolas" w:cs="Consolas"/>
          <w:color w:val="0000FF"/>
          <w:sz w:val="19"/>
          <w:szCs w:val="19"/>
        </w:rPr>
        <w:t>&lt;</w:t>
      </w:r>
      <w:r w:rsidRPr="00A7197B">
        <w:rPr>
          <w:rFonts w:ascii="Consolas" w:hAnsi="Consolas" w:cs="Consolas"/>
          <w:color w:val="800000"/>
          <w:sz w:val="19"/>
          <w:szCs w:val="19"/>
        </w:rPr>
        <w:t>div</w:t>
      </w:r>
      <w:r w:rsidRPr="00A7197B">
        <w:rPr>
          <w:rFonts w:ascii="Consolas" w:hAnsi="Consolas" w:cs="Consolas"/>
          <w:color w:val="000000"/>
          <w:sz w:val="19"/>
          <w:szCs w:val="19"/>
        </w:rPr>
        <w:t xml:space="preserve"> </w:t>
      </w:r>
      <w:r w:rsidRPr="00A7197B">
        <w:rPr>
          <w:rFonts w:ascii="Consolas" w:hAnsi="Consolas" w:cs="Consolas"/>
          <w:color w:val="FF0000"/>
          <w:sz w:val="19"/>
          <w:szCs w:val="19"/>
        </w:rPr>
        <w:t>class</w:t>
      </w:r>
      <w:r w:rsidRPr="00A7197B">
        <w:rPr>
          <w:rFonts w:ascii="Consolas" w:hAnsi="Consolas" w:cs="Consolas"/>
          <w:color w:val="0000FF"/>
          <w:sz w:val="19"/>
          <w:szCs w:val="19"/>
        </w:rPr>
        <w:t>="col-12"&gt;</w:t>
      </w:r>
    </w:p>
    <w:p w14:paraId="39D8526C" w14:textId="77777777" w:rsidR="00A7197B" w:rsidRPr="00A7197B" w:rsidRDefault="00A7197B" w:rsidP="00A7197B">
      <w:pPr>
        <w:autoSpaceDE w:val="0"/>
        <w:autoSpaceDN w:val="0"/>
        <w:adjustRightInd w:val="0"/>
        <w:spacing w:after="0" w:line="240" w:lineRule="auto"/>
        <w:ind w:left="360"/>
        <w:rPr>
          <w:rFonts w:ascii="Consolas" w:hAnsi="Consolas" w:cs="Consolas"/>
          <w:color w:val="000000"/>
          <w:sz w:val="19"/>
          <w:szCs w:val="19"/>
        </w:rPr>
      </w:pPr>
      <w:r w:rsidRPr="00A7197B">
        <w:rPr>
          <w:rFonts w:ascii="Consolas" w:hAnsi="Consolas" w:cs="Consolas"/>
          <w:color w:val="000000"/>
          <w:sz w:val="19"/>
          <w:szCs w:val="19"/>
        </w:rPr>
        <w:t xml:space="preserve">            </w:t>
      </w:r>
      <w:r w:rsidRPr="00A7197B">
        <w:rPr>
          <w:rFonts w:ascii="Consolas" w:hAnsi="Consolas" w:cs="Consolas"/>
          <w:color w:val="000000"/>
          <w:sz w:val="19"/>
          <w:szCs w:val="19"/>
          <w:highlight w:val="yellow"/>
        </w:rPr>
        <w:t>@</w:t>
      </w:r>
      <w:proofErr w:type="spellStart"/>
      <w:r w:rsidRPr="00A7197B">
        <w:rPr>
          <w:rFonts w:ascii="Consolas" w:hAnsi="Consolas" w:cs="Consolas"/>
          <w:color w:val="000000"/>
          <w:sz w:val="19"/>
          <w:szCs w:val="19"/>
        </w:rPr>
        <w:t>Html.PropertyFor</w:t>
      </w:r>
      <w:proofErr w:type="spellEnd"/>
      <w:r w:rsidRPr="00A7197B">
        <w:rPr>
          <w:rFonts w:ascii="Consolas" w:hAnsi="Consolas" w:cs="Consolas"/>
          <w:color w:val="000000"/>
          <w:sz w:val="19"/>
          <w:szCs w:val="19"/>
        </w:rPr>
        <w:t xml:space="preserve">(m =&gt; </w:t>
      </w:r>
      <w:proofErr w:type="spellStart"/>
      <w:proofErr w:type="gramStart"/>
      <w:r w:rsidRPr="00A7197B">
        <w:rPr>
          <w:rFonts w:ascii="Consolas" w:hAnsi="Consolas" w:cs="Consolas"/>
          <w:color w:val="000000"/>
          <w:sz w:val="19"/>
          <w:szCs w:val="19"/>
        </w:rPr>
        <w:t>m.MainContentArea</w:t>
      </w:r>
      <w:proofErr w:type="spellEnd"/>
      <w:proofErr w:type="gramEnd"/>
      <w:r w:rsidRPr="00A7197B">
        <w:rPr>
          <w:rFonts w:ascii="Consolas" w:hAnsi="Consolas" w:cs="Consolas"/>
          <w:color w:val="000000"/>
          <w:sz w:val="19"/>
          <w:szCs w:val="19"/>
        </w:rPr>
        <w:t>)</w:t>
      </w:r>
    </w:p>
    <w:p w14:paraId="3ADEBF5E" w14:textId="77777777" w:rsidR="00A7197B" w:rsidRPr="00A7197B" w:rsidRDefault="00A7197B" w:rsidP="00A7197B">
      <w:pPr>
        <w:autoSpaceDE w:val="0"/>
        <w:autoSpaceDN w:val="0"/>
        <w:adjustRightInd w:val="0"/>
        <w:spacing w:after="0" w:line="240" w:lineRule="auto"/>
        <w:ind w:left="360"/>
        <w:rPr>
          <w:rFonts w:ascii="Consolas" w:hAnsi="Consolas" w:cs="Consolas"/>
          <w:color w:val="000000"/>
          <w:sz w:val="19"/>
          <w:szCs w:val="19"/>
        </w:rPr>
      </w:pPr>
      <w:r w:rsidRPr="00A7197B">
        <w:rPr>
          <w:rFonts w:ascii="Consolas" w:hAnsi="Consolas" w:cs="Consolas"/>
          <w:color w:val="000000"/>
          <w:sz w:val="19"/>
          <w:szCs w:val="19"/>
        </w:rPr>
        <w:t xml:space="preserve">        </w:t>
      </w:r>
      <w:r w:rsidRPr="00A7197B">
        <w:rPr>
          <w:rFonts w:ascii="Consolas" w:hAnsi="Consolas" w:cs="Consolas"/>
          <w:color w:val="0000FF"/>
          <w:sz w:val="19"/>
          <w:szCs w:val="19"/>
        </w:rPr>
        <w:t>&lt;/</w:t>
      </w:r>
      <w:r w:rsidRPr="00A7197B">
        <w:rPr>
          <w:rFonts w:ascii="Consolas" w:hAnsi="Consolas" w:cs="Consolas"/>
          <w:color w:val="800000"/>
          <w:sz w:val="19"/>
          <w:szCs w:val="19"/>
        </w:rPr>
        <w:t>div</w:t>
      </w:r>
      <w:r w:rsidRPr="00A7197B">
        <w:rPr>
          <w:rFonts w:ascii="Consolas" w:hAnsi="Consolas" w:cs="Consolas"/>
          <w:color w:val="0000FF"/>
          <w:sz w:val="19"/>
          <w:szCs w:val="19"/>
        </w:rPr>
        <w:t>&gt;</w:t>
      </w:r>
    </w:p>
    <w:p w14:paraId="0E605397" w14:textId="77777777" w:rsidR="00A7197B" w:rsidRPr="00A7197B" w:rsidRDefault="00A7197B" w:rsidP="00A7197B">
      <w:pPr>
        <w:autoSpaceDE w:val="0"/>
        <w:autoSpaceDN w:val="0"/>
        <w:adjustRightInd w:val="0"/>
        <w:spacing w:after="0" w:line="240" w:lineRule="auto"/>
        <w:ind w:left="360"/>
        <w:rPr>
          <w:rFonts w:ascii="Consolas" w:hAnsi="Consolas" w:cs="Consolas"/>
          <w:color w:val="000000"/>
          <w:sz w:val="19"/>
          <w:szCs w:val="19"/>
        </w:rPr>
      </w:pPr>
      <w:r w:rsidRPr="00A7197B">
        <w:rPr>
          <w:rFonts w:ascii="Consolas" w:hAnsi="Consolas" w:cs="Consolas"/>
          <w:color w:val="000000"/>
          <w:sz w:val="19"/>
          <w:szCs w:val="19"/>
        </w:rPr>
        <w:t xml:space="preserve">    </w:t>
      </w:r>
      <w:r w:rsidRPr="00A7197B">
        <w:rPr>
          <w:rFonts w:ascii="Consolas" w:hAnsi="Consolas" w:cs="Consolas"/>
          <w:color w:val="0000FF"/>
          <w:sz w:val="19"/>
          <w:szCs w:val="19"/>
        </w:rPr>
        <w:t>&lt;/</w:t>
      </w:r>
      <w:r w:rsidRPr="00A7197B">
        <w:rPr>
          <w:rFonts w:ascii="Consolas" w:hAnsi="Consolas" w:cs="Consolas"/>
          <w:color w:val="800000"/>
          <w:sz w:val="19"/>
          <w:szCs w:val="19"/>
        </w:rPr>
        <w:t>div</w:t>
      </w:r>
      <w:r w:rsidRPr="00A7197B">
        <w:rPr>
          <w:rFonts w:ascii="Consolas" w:hAnsi="Consolas" w:cs="Consolas"/>
          <w:color w:val="0000FF"/>
          <w:sz w:val="19"/>
          <w:szCs w:val="19"/>
        </w:rPr>
        <w:t>&gt;</w:t>
      </w:r>
    </w:p>
    <w:p w14:paraId="06F9325A" w14:textId="2D149387" w:rsidR="00A7197B" w:rsidRDefault="00A7197B" w:rsidP="00A7197B">
      <w:pPr>
        <w:spacing w:after="120" w:line="240" w:lineRule="auto"/>
        <w:ind w:left="360"/>
        <w:rPr>
          <w:rFonts w:ascii="Consolas" w:hAnsi="Consolas" w:cs="Consolas"/>
          <w:color w:val="0000FF"/>
          <w:sz w:val="19"/>
          <w:szCs w:val="19"/>
        </w:rPr>
      </w:pPr>
      <w:r w:rsidRPr="00A7197B">
        <w:rPr>
          <w:rFonts w:ascii="Consolas" w:hAnsi="Consolas" w:cs="Consolas"/>
          <w:color w:val="0000FF"/>
          <w:sz w:val="19"/>
          <w:szCs w:val="19"/>
        </w:rPr>
        <w:t>&lt;/</w:t>
      </w:r>
      <w:r w:rsidRPr="00A7197B">
        <w:rPr>
          <w:rFonts w:ascii="Consolas" w:hAnsi="Consolas" w:cs="Consolas"/>
          <w:color w:val="800000"/>
          <w:sz w:val="19"/>
          <w:szCs w:val="19"/>
        </w:rPr>
        <w:t>div</w:t>
      </w:r>
      <w:r w:rsidRPr="00A7197B">
        <w:rPr>
          <w:rFonts w:ascii="Consolas" w:hAnsi="Consolas" w:cs="Consolas"/>
          <w:color w:val="0000FF"/>
          <w:sz w:val="19"/>
          <w:szCs w:val="19"/>
        </w:rPr>
        <w:t>&gt;</w:t>
      </w:r>
    </w:p>
    <w:p w14:paraId="096C63E9" w14:textId="58B6D81A" w:rsidR="00696E7B" w:rsidRDefault="00323528" w:rsidP="00BC0BC4">
      <w:pPr>
        <w:pStyle w:val="ListParagraph"/>
        <w:numPr>
          <w:ilvl w:val="0"/>
          <w:numId w:val="28"/>
        </w:numPr>
        <w:spacing w:after="120" w:line="240" w:lineRule="auto"/>
      </w:pPr>
      <w:r>
        <w:lastRenderedPageBreak/>
        <w:t>Run the site</w:t>
      </w:r>
      <w:r w:rsidR="00CA3855">
        <w:t xml:space="preserve"> and</w:t>
      </w:r>
      <w:r w:rsidR="00F63C30">
        <w:t xml:space="preserve"> manually</w:t>
      </w:r>
      <w:r w:rsidR="00CA3855">
        <w:t xml:space="preserve"> navigate to </w:t>
      </w:r>
      <w:r w:rsidR="00F63C30" w:rsidRPr="00B75AAA">
        <w:rPr>
          <w:b/>
        </w:rPr>
        <w:t>/</w:t>
      </w:r>
      <w:proofErr w:type="spellStart"/>
      <w:r w:rsidR="00CA3855">
        <w:rPr>
          <w:b/>
        </w:rPr>
        <w:t>episerver</w:t>
      </w:r>
      <w:proofErr w:type="spellEnd"/>
      <w:r w:rsidR="00CA3855">
        <w:rPr>
          <w:b/>
        </w:rPr>
        <w:t>/</w:t>
      </w:r>
      <w:proofErr w:type="spellStart"/>
      <w:r w:rsidR="00CA3855">
        <w:rPr>
          <w:b/>
        </w:rPr>
        <w:t>cms</w:t>
      </w:r>
      <w:proofErr w:type="spellEnd"/>
      <w:r w:rsidR="00CA3855">
        <w:t xml:space="preserve">, log in as </w:t>
      </w:r>
      <w:r w:rsidR="00CA3855">
        <w:rPr>
          <w:b/>
        </w:rPr>
        <w:t>Admin</w:t>
      </w:r>
      <w:r w:rsidR="00DB7DA1">
        <w:t>.</w:t>
      </w:r>
    </w:p>
    <w:p w14:paraId="4B98E882" w14:textId="5AAAB2D9" w:rsidR="00035382" w:rsidRDefault="00035382" w:rsidP="00BC0BC4">
      <w:pPr>
        <w:pStyle w:val="ListParagraph"/>
        <w:numPr>
          <w:ilvl w:val="0"/>
          <w:numId w:val="28"/>
        </w:numPr>
        <w:spacing w:after="120" w:line="240" w:lineRule="auto"/>
      </w:pPr>
      <w:r>
        <w:t xml:space="preserve">In the navigation panel, click to select the </w:t>
      </w:r>
      <w:r w:rsidR="00EC7B05">
        <w:rPr>
          <w:b/>
        </w:rPr>
        <w:t>Swedish Chef</w:t>
      </w:r>
      <w:r w:rsidR="00EC7B05">
        <w:t xml:space="preserve"> page</w:t>
      </w:r>
      <w:r w:rsidR="00037495">
        <w:t xml:space="preserve">, make sure you are in </w:t>
      </w:r>
      <w:r w:rsidR="00037495">
        <w:rPr>
          <w:b/>
        </w:rPr>
        <w:t>On-Page Editing</w:t>
      </w:r>
      <w:r w:rsidR="00037495">
        <w:t xml:space="preserve"> mode</w:t>
      </w:r>
      <w:r w:rsidR="00B52768">
        <w:t xml:space="preserve"> and note that the </w:t>
      </w:r>
      <w:r w:rsidR="00B52768">
        <w:rPr>
          <w:b/>
        </w:rPr>
        <w:t>Accomplishments</w:t>
      </w:r>
      <w:r w:rsidR="00B52768">
        <w:t xml:space="preserve"> list doesn’t have an editing panel </w:t>
      </w:r>
      <w:r w:rsidR="007049CC">
        <w:t>like the other properties and you cannot edit the list in this mode.</w:t>
      </w:r>
      <w:r w:rsidR="00613526">
        <w:br/>
      </w:r>
      <w:r w:rsidR="00613526">
        <w:rPr>
          <w:noProof/>
        </w:rPr>
        <w:drawing>
          <wp:inline distT="0" distB="0" distL="0" distR="0" wp14:anchorId="082ED7F5" wp14:editId="01FD2E23">
            <wp:extent cx="5514975" cy="31623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wedish-chef-page-accomp-no-edit.gif"/>
                    <pic:cNvPicPr/>
                  </pic:nvPicPr>
                  <pic:blipFill>
                    <a:blip r:embed="rId41">
                      <a:extLst>
                        <a:ext uri="{28A0092B-C50C-407E-A947-70E740481C1C}">
                          <a14:useLocalDpi xmlns:a14="http://schemas.microsoft.com/office/drawing/2010/main" val="0"/>
                        </a:ext>
                      </a:extLst>
                    </a:blip>
                    <a:stretch>
                      <a:fillRect/>
                    </a:stretch>
                  </pic:blipFill>
                  <pic:spPr>
                    <a:xfrm>
                      <a:off x="0" y="0"/>
                      <a:ext cx="5514975" cy="3162300"/>
                    </a:xfrm>
                    <a:prstGeom prst="rect">
                      <a:avLst/>
                    </a:prstGeom>
                  </pic:spPr>
                </pic:pic>
              </a:graphicData>
            </a:graphic>
          </wp:inline>
        </w:drawing>
      </w:r>
    </w:p>
    <w:p w14:paraId="619C25BE" w14:textId="30326E02" w:rsidR="00AB4B95" w:rsidRDefault="00AB4B95" w:rsidP="00AB4B95">
      <w:pPr>
        <w:spacing w:after="120" w:line="240" w:lineRule="auto"/>
      </w:pPr>
      <w:r>
        <w:rPr>
          <w:b/>
        </w:rPr>
        <w:t>Remarks:</w:t>
      </w:r>
      <w:r>
        <w:t xml:space="preserve"> If you switch to </w:t>
      </w:r>
      <w:r w:rsidR="003463FC">
        <w:rPr>
          <w:b/>
        </w:rPr>
        <w:t>All Properties</w:t>
      </w:r>
      <w:r w:rsidR="003463FC">
        <w:t xml:space="preserve"> view then you would be able to edit the list. To enable the ability to edit </w:t>
      </w:r>
      <w:r w:rsidR="003B459A">
        <w:t xml:space="preserve">properties </w:t>
      </w:r>
      <w:r w:rsidR="000A5ECD">
        <w:t>displayed as an unordered list in On-Page Editing view, there are a couple way</w:t>
      </w:r>
      <w:r w:rsidR="0097574B">
        <w:t>s</w:t>
      </w:r>
      <w:r w:rsidR="000A5ECD">
        <w:t xml:space="preserve"> you can do it.</w:t>
      </w:r>
      <w:r w:rsidR="0097574B">
        <w:t xml:space="preserve"> </w:t>
      </w:r>
      <w:r w:rsidR="00752622">
        <w:t>The first quick way</w:t>
      </w:r>
      <w:r w:rsidR="00D660BB">
        <w:t xml:space="preserve"> is to just add</w:t>
      </w:r>
      <w:r w:rsidR="00AD7BF4">
        <w:t xml:space="preserve"> a call to an HTML helper method</w:t>
      </w:r>
      <w:r w:rsidR="003F49E7">
        <w:t xml:space="preserve"> provided by the Episerver framework</w:t>
      </w:r>
      <w:r w:rsidR="00AD7BF4">
        <w:t xml:space="preserve"> in the containing </w:t>
      </w:r>
      <w:r w:rsidR="00AD7BF4">
        <w:rPr>
          <w:b/>
        </w:rPr>
        <w:t>&lt;ul&gt;</w:t>
      </w:r>
      <w:r w:rsidR="003F49E7">
        <w:t xml:space="preserve"> element.</w:t>
      </w:r>
      <w:r w:rsidR="000952A6">
        <w:t xml:space="preserve"> The following steps will show this method</w:t>
      </w:r>
      <w:r w:rsidR="00752622">
        <w:t>.</w:t>
      </w:r>
    </w:p>
    <w:p w14:paraId="28F2A120" w14:textId="4A408B24" w:rsidR="00305EF8" w:rsidRPr="00305EF8" w:rsidRDefault="00261D82" w:rsidP="00BC0BC4">
      <w:pPr>
        <w:pStyle w:val="ListParagraph"/>
        <w:numPr>
          <w:ilvl w:val="0"/>
          <w:numId w:val="28"/>
        </w:numPr>
        <w:autoSpaceDE w:val="0"/>
        <w:autoSpaceDN w:val="0"/>
        <w:adjustRightInd w:val="0"/>
        <w:spacing w:after="0" w:line="240" w:lineRule="auto"/>
        <w:rPr>
          <w:rFonts w:ascii="Consolas" w:hAnsi="Consolas" w:cs="Consolas"/>
          <w:color w:val="000000"/>
          <w:sz w:val="19"/>
          <w:szCs w:val="19"/>
        </w:rPr>
      </w:pPr>
      <w:r>
        <w:t xml:space="preserve">Modify the </w:t>
      </w:r>
      <w:r w:rsidR="006F155D" w:rsidRPr="00305EF8">
        <w:rPr>
          <w:b/>
        </w:rPr>
        <w:t>&lt;ul&gt;</w:t>
      </w:r>
      <w:r w:rsidR="006F155D">
        <w:t xml:space="preserve"> element in the </w:t>
      </w:r>
      <w:r w:rsidR="006F155D" w:rsidRPr="00305EF8">
        <w:rPr>
          <w:b/>
        </w:rPr>
        <w:t>Index.cshtml</w:t>
      </w:r>
      <w:r w:rsidR="006F155D">
        <w:t xml:space="preserve"> file by adding </w:t>
      </w:r>
      <w:r w:rsidR="00BF4AD3" w:rsidRPr="00305EF8">
        <w:rPr>
          <w:rFonts w:ascii="Consolas" w:hAnsi="Consolas" w:cs="Consolas"/>
          <w:b/>
          <w:color w:val="000000"/>
          <w:sz w:val="19"/>
          <w:szCs w:val="19"/>
          <w:highlight w:val="yellow"/>
        </w:rPr>
        <w:t>@</w:t>
      </w:r>
      <w:r w:rsidR="00BF4AD3" w:rsidRPr="00305EF8">
        <w:rPr>
          <w:rFonts w:ascii="Consolas" w:hAnsi="Consolas" w:cs="Consolas"/>
          <w:b/>
          <w:color w:val="000000"/>
          <w:sz w:val="19"/>
          <w:szCs w:val="19"/>
        </w:rPr>
        <w:t xml:space="preserve">Html.EditAttributes(m =&gt; </w:t>
      </w:r>
      <w:proofErr w:type="gramStart"/>
      <w:r w:rsidR="00BF4AD3" w:rsidRPr="00305EF8">
        <w:rPr>
          <w:rFonts w:ascii="Consolas" w:hAnsi="Consolas" w:cs="Consolas"/>
          <w:b/>
          <w:color w:val="000000"/>
          <w:sz w:val="19"/>
          <w:szCs w:val="19"/>
        </w:rPr>
        <w:t>m.Accomplishments</w:t>
      </w:r>
      <w:proofErr w:type="gramEnd"/>
      <w:r w:rsidR="00BF4AD3" w:rsidRPr="00305EF8">
        <w:rPr>
          <w:rFonts w:ascii="Consolas" w:hAnsi="Consolas" w:cs="Consolas"/>
          <w:b/>
          <w:color w:val="000000"/>
          <w:sz w:val="19"/>
          <w:szCs w:val="19"/>
        </w:rPr>
        <w:t>)</w:t>
      </w:r>
      <w:r w:rsidR="00A44BBB" w:rsidRPr="00305EF8">
        <w:rPr>
          <w:rFonts w:cs="Consolas"/>
          <w:color w:val="000000"/>
          <w:sz w:val="19"/>
          <w:szCs w:val="19"/>
        </w:rPr>
        <w:t xml:space="preserve"> </w:t>
      </w:r>
      <w:r w:rsidR="00A44BBB" w:rsidRPr="00305EF8">
        <w:rPr>
          <w:rFonts w:cs="Consolas"/>
          <w:color w:val="000000"/>
        </w:rPr>
        <w:t>inside the element</w:t>
      </w:r>
      <w:r w:rsidR="00560C92" w:rsidRPr="00305EF8">
        <w:rPr>
          <w:rFonts w:cs="Consolas"/>
          <w:color w:val="000000"/>
        </w:rPr>
        <w:t xml:space="preserve">, the complete </w:t>
      </w:r>
      <w:r w:rsidR="00560C92" w:rsidRPr="00305EF8">
        <w:rPr>
          <w:rFonts w:cs="Consolas"/>
          <w:b/>
          <w:color w:val="000000"/>
        </w:rPr>
        <w:t>&lt;ul&gt;</w:t>
      </w:r>
      <w:r w:rsidR="00560C92" w:rsidRPr="00305EF8">
        <w:rPr>
          <w:rFonts w:cs="Consolas"/>
          <w:color w:val="000000"/>
        </w:rPr>
        <w:t xml:space="preserve"> should look like the following:</w:t>
      </w:r>
      <w:r w:rsidR="00AF6C42" w:rsidRPr="00305EF8">
        <w:rPr>
          <w:rFonts w:cs="Consolas"/>
          <w:color w:val="000000"/>
        </w:rPr>
        <w:br/>
      </w:r>
    </w:p>
    <w:p w14:paraId="6B8E0CA3" w14:textId="5AA938BD" w:rsidR="00AF6C42" w:rsidRPr="00305EF8" w:rsidRDefault="00AF6C42" w:rsidP="00305EF8">
      <w:pPr>
        <w:autoSpaceDE w:val="0"/>
        <w:autoSpaceDN w:val="0"/>
        <w:adjustRightInd w:val="0"/>
        <w:spacing w:after="0" w:line="240" w:lineRule="auto"/>
        <w:ind w:left="360"/>
        <w:rPr>
          <w:rFonts w:ascii="Consolas" w:hAnsi="Consolas" w:cs="Consolas"/>
          <w:color w:val="000000"/>
          <w:sz w:val="19"/>
          <w:szCs w:val="19"/>
        </w:rPr>
      </w:pPr>
      <w:r w:rsidRPr="00305EF8">
        <w:rPr>
          <w:rFonts w:ascii="Consolas" w:hAnsi="Consolas" w:cs="Consolas"/>
          <w:color w:val="0000FF"/>
          <w:sz w:val="19"/>
          <w:szCs w:val="19"/>
        </w:rPr>
        <w:t>&lt;</w:t>
      </w:r>
      <w:r w:rsidRPr="00305EF8">
        <w:rPr>
          <w:rFonts w:ascii="Consolas" w:hAnsi="Consolas" w:cs="Consolas"/>
          <w:color w:val="800000"/>
          <w:sz w:val="19"/>
          <w:szCs w:val="19"/>
        </w:rPr>
        <w:t>ul</w:t>
      </w:r>
      <w:r w:rsidRPr="00305EF8">
        <w:rPr>
          <w:rFonts w:ascii="Consolas" w:hAnsi="Consolas" w:cs="Consolas"/>
          <w:color w:val="000000"/>
          <w:sz w:val="19"/>
          <w:szCs w:val="19"/>
        </w:rPr>
        <w:t xml:space="preserve"> </w:t>
      </w:r>
      <w:r w:rsidRPr="00305EF8">
        <w:rPr>
          <w:rFonts w:ascii="Consolas" w:hAnsi="Consolas" w:cs="Consolas"/>
          <w:color w:val="000000"/>
          <w:sz w:val="19"/>
          <w:szCs w:val="19"/>
          <w:highlight w:val="yellow"/>
        </w:rPr>
        <w:t>@</w:t>
      </w:r>
      <w:r w:rsidRPr="00305EF8">
        <w:rPr>
          <w:rFonts w:ascii="Consolas" w:hAnsi="Consolas" w:cs="Consolas"/>
          <w:color w:val="000000"/>
          <w:sz w:val="19"/>
          <w:szCs w:val="19"/>
        </w:rPr>
        <w:t xml:space="preserve">Html.EditAttributes(m =&gt; </w:t>
      </w:r>
      <w:proofErr w:type="gramStart"/>
      <w:r w:rsidRPr="00305EF8">
        <w:rPr>
          <w:rFonts w:ascii="Consolas" w:hAnsi="Consolas" w:cs="Consolas"/>
          <w:color w:val="000000"/>
          <w:sz w:val="19"/>
          <w:szCs w:val="19"/>
        </w:rPr>
        <w:t>m.Accomplishments</w:t>
      </w:r>
      <w:proofErr w:type="gramEnd"/>
      <w:r w:rsidRPr="00305EF8">
        <w:rPr>
          <w:rFonts w:ascii="Consolas" w:hAnsi="Consolas" w:cs="Consolas"/>
          <w:color w:val="000000"/>
          <w:sz w:val="19"/>
          <w:szCs w:val="19"/>
        </w:rPr>
        <w:t>)</w:t>
      </w:r>
      <w:r w:rsidRPr="00305EF8">
        <w:rPr>
          <w:rFonts w:ascii="Consolas" w:hAnsi="Consolas" w:cs="Consolas"/>
          <w:color w:val="0000FF"/>
          <w:sz w:val="19"/>
          <w:szCs w:val="19"/>
        </w:rPr>
        <w:t>&gt;</w:t>
      </w:r>
    </w:p>
    <w:p w14:paraId="4387B1BD" w14:textId="77777777" w:rsidR="00AF6C42" w:rsidRDefault="00AF6C42" w:rsidP="00AF6C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proofErr w:type="gramStart"/>
      <w:r>
        <w:rPr>
          <w:rFonts w:ascii="Consolas" w:hAnsi="Consolas" w:cs="Consolas"/>
          <w:color w:val="0000FF"/>
          <w:sz w:val="19"/>
          <w:szCs w:val="19"/>
        </w:rPr>
        <w:t>foreach</w:t>
      </w:r>
      <w:r>
        <w:rPr>
          <w:rFonts w:ascii="Consolas" w:hAnsi="Consolas" w:cs="Consolas"/>
          <w:color w:val="000000"/>
          <w:sz w:val="19"/>
          <w:szCs w:val="19"/>
        </w:rPr>
        <w:t>(</w:t>
      </w:r>
      <w:proofErr w:type="gramEnd"/>
      <w:r w:rsidRPr="00374DBD">
        <w:rPr>
          <w:rFonts w:ascii="Consolas" w:hAnsi="Consolas" w:cs="Consolas"/>
          <w:color w:val="4472C4" w:themeColor="accent1"/>
          <w:sz w:val="19"/>
          <w:szCs w:val="19"/>
        </w:rPr>
        <w:t>var</w:t>
      </w:r>
      <w:r>
        <w:rPr>
          <w:rFonts w:ascii="Consolas" w:hAnsi="Consolas" w:cs="Consolas"/>
          <w:color w:val="000000"/>
          <w:sz w:val="19"/>
          <w:szCs w:val="19"/>
        </w:rPr>
        <w:t xml:space="preserve"> item </w:t>
      </w:r>
      <w:r>
        <w:rPr>
          <w:rFonts w:ascii="Consolas" w:hAnsi="Consolas" w:cs="Consolas"/>
          <w:color w:val="0000FF"/>
          <w:sz w:val="19"/>
          <w:szCs w:val="19"/>
        </w:rPr>
        <w:t>in</w:t>
      </w:r>
      <w:r>
        <w:rPr>
          <w:rFonts w:ascii="Consolas" w:hAnsi="Consolas" w:cs="Consolas"/>
          <w:color w:val="000000"/>
          <w:sz w:val="19"/>
          <w:szCs w:val="19"/>
        </w:rPr>
        <w:t xml:space="preserve"> Model.Accomplishments)</w:t>
      </w:r>
    </w:p>
    <w:p w14:paraId="47BA887C" w14:textId="77777777" w:rsidR="00AF6C42" w:rsidRDefault="00AF6C42" w:rsidP="00AF6C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12DB4E" w14:textId="77777777" w:rsidR="00AF6C42" w:rsidRDefault="00AF6C42" w:rsidP="00AF6C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FF"/>
          <w:sz w:val="19"/>
          <w:szCs w:val="19"/>
        </w:rPr>
        <w:t>&gt;</w:t>
      </w:r>
      <w:r>
        <w:rPr>
          <w:rFonts w:ascii="Consolas" w:hAnsi="Consolas" w:cs="Consolas"/>
          <w:color w:val="000000"/>
          <w:sz w:val="19"/>
          <w:szCs w:val="19"/>
          <w:highlight w:val="yellow"/>
        </w:rPr>
        <w:t>@</w:t>
      </w:r>
      <w:r>
        <w:rPr>
          <w:rFonts w:ascii="Consolas" w:hAnsi="Consolas" w:cs="Consolas"/>
          <w:color w:val="000000"/>
          <w:sz w:val="19"/>
          <w:szCs w:val="19"/>
        </w:rPr>
        <w:t>item</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FF"/>
          <w:sz w:val="19"/>
          <w:szCs w:val="19"/>
        </w:rPr>
        <w:t>&gt;</w:t>
      </w:r>
    </w:p>
    <w:p w14:paraId="20742C82" w14:textId="77777777" w:rsidR="00AF6C42" w:rsidRDefault="00AF6C42" w:rsidP="00AF6C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B30D35" w14:textId="2094A738" w:rsidR="00EC28F0" w:rsidRDefault="00AF6C42" w:rsidP="00AF6C42">
      <w:pPr>
        <w:spacing w:after="120" w:line="240" w:lineRule="auto"/>
        <w:ind w:left="360"/>
        <w:rPr>
          <w:rFonts w:ascii="Consolas" w:hAnsi="Consolas" w:cs="Consolas"/>
          <w:color w:val="0000FF"/>
          <w:sz w:val="19"/>
          <w:szCs w:val="19"/>
        </w:rPr>
      </w:pPr>
      <w:r w:rsidRPr="00AF6C42">
        <w:rPr>
          <w:rFonts w:ascii="Consolas" w:hAnsi="Consolas" w:cs="Consolas"/>
          <w:color w:val="0000FF"/>
          <w:sz w:val="19"/>
          <w:szCs w:val="19"/>
        </w:rPr>
        <w:t>&lt;/</w:t>
      </w:r>
      <w:r w:rsidRPr="00AF6C42">
        <w:rPr>
          <w:rFonts w:ascii="Consolas" w:hAnsi="Consolas" w:cs="Consolas"/>
          <w:color w:val="800000"/>
          <w:sz w:val="19"/>
          <w:szCs w:val="19"/>
        </w:rPr>
        <w:t>ul</w:t>
      </w:r>
      <w:r w:rsidRPr="00AF6C42">
        <w:rPr>
          <w:rFonts w:ascii="Consolas" w:hAnsi="Consolas" w:cs="Consolas"/>
          <w:color w:val="0000FF"/>
          <w:sz w:val="19"/>
          <w:szCs w:val="19"/>
        </w:rPr>
        <w:t>&gt;</w:t>
      </w:r>
    </w:p>
    <w:p w14:paraId="01DFC885" w14:textId="31A9D6B0" w:rsidR="00FE1786" w:rsidRDefault="00B95189" w:rsidP="00BC0BC4">
      <w:pPr>
        <w:pStyle w:val="ListParagraph"/>
        <w:numPr>
          <w:ilvl w:val="0"/>
          <w:numId w:val="28"/>
        </w:numPr>
        <w:spacing w:after="120" w:line="240" w:lineRule="auto"/>
      </w:pPr>
      <w:r>
        <w:t>Save the changes to file in Visual Studio and then s</w:t>
      </w:r>
      <w:r w:rsidR="00FE1786">
        <w:t>witch back to the browser window and refresh the page</w:t>
      </w:r>
      <w:r>
        <w:t>.</w:t>
      </w:r>
    </w:p>
    <w:p w14:paraId="5B9DEC89" w14:textId="6062EBEE" w:rsidR="005E7B5B" w:rsidRDefault="005E7B5B" w:rsidP="005E7B5B">
      <w:pPr>
        <w:spacing w:after="120" w:line="240" w:lineRule="auto"/>
      </w:pPr>
      <w:r>
        <w:rPr>
          <w:b/>
        </w:rPr>
        <w:t>Remarks:</w:t>
      </w:r>
      <w:r>
        <w:t xml:space="preserve"> You don’t have to re</w:t>
      </w:r>
      <w:r w:rsidR="00A72270">
        <w:t xml:space="preserve">-run the site if the only thing you have changed is a </w:t>
      </w:r>
      <w:r w:rsidR="00A72270">
        <w:rPr>
          <w:b/>
        </w:rPr>
        <w:t>cshtml</w:t>
      </w:r>
      <w:r w:rsidR="00A72270">
        <w:t xml:space="preserve"> file,</w:t>
      </w:r>
      <w:r w:rsidR="006302E7">
        <w:t xml:space="preserve"> you can just refresh the page in the browser.</w:t>
      </w:r>
    </w:p>
    <w:p w14:paraId="4E01E193" w14:textId="64DE9AB3" w:rsidR="00AC544A" w:rsidRDefault="00AC544A" w:rsidP="00BC0BC4">
      <w:pPr>
        <w:pStyle w:val="ListParagraph"/>
        <w:numPr>
          <w:ilvl w:val="0"/>
          <w:numId w:val="28"/>
        </w:numPr>
        <w:spacing w:after="120" w:line="240" w:lineRule="auto"/>
      </w:pPr>
      <w:r>
        <w:lastRenderedPageBreak/>
        <w:t xml:space="preserve">Verify that clicking inside the </w:t>
      </w:r>
      <w:r w:rsidR="00696EB9">
        <w:rPr>
          <w:b/>
        </w:rPr>
        <w:t>Accomplishments</w:t>
      </w:r>
      <w:r w:rsidR="00696EB9">
        <w:t xml:space="preserve"> panel in </w:t>
      </w:r>
      <w:r w:rsidR="00696EB9">
        <w:rPr>
          <w:b/>
        </w:rPr>
        <w:t>On-Page Editing</w:t>
      </w:r>
      <w:r w:rsidR="00696EB9">
        <w:t xml:space="preserve"> mode opens and editor dialog</w:t>
      </w:r>
      <w:r w:rsidR="00F73D7B">
        <w:t xml:space="preserve"> as shown in the following image:</w:t>
      </w:r>
      <w:r w:rsidR="00F73D7B">
        <w:br/>
      </w:r>
      <w:r w:rsidR="00F73D7B">
        <w:rPr>
          <w:noProof/>
        </w:rPr>
        <w:drawing>
          <wp:inline distT="0" distB="0" distL="0" distR="0" wp14:anchorId="22D19AA1" wp14:editId="49B8EF26">
            <wp:extent cx="5048250" cy="32861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wedish-chef-page-accomp-with-edit.gif"/>
                    <pic:cNvPicPr/>
                  </pic:nvPicPr>
                  <pic:blipFill>
                    <a:blip r:embed="rId42">
                      <a:extLst>
                        <a:ext uri="{28A0092B-C50C-407E-A947-70E740481C1C}">
                          <a14:useLocalDpi xmlns:a14="http://schemas.microsoft.com/office/drawing/2010/main" val="0"/>
                        </a:ext>
                      </a:extLst>
                    </a:blip>
                    <a:stretch>
                      <a:fillRect/>
                    </a:stretch>
                  </pic:blipFill>
                  <pic:spPr>
                    <a:xfrm>
                      <a:off x="0" y="0"/>
                      <a:ext cx="5048250" cy="3286125"/>
                    </a:xfrm>
                    <a:prstGeom prst="rect">
                      <a:avLst/>
                    </a:prstGeom>
                  </pic:spPr>
                </pic:pic>
              </a:graphicData>
            </a:graphic>
          </wp:inline>
        </w:drawing>
      </w:r>
    </w:p>
    <w:p w14:paraId="4AE1B711" w14:textId="553E99AE" w:rsidR="0008658B" w:rsidRDefault="0008658B" w:rsidP="0008658B">
      <w:pPr>
        <w:spacing w:after="120" w:line="240" w:lineRule="auto"/>
      </w:pPr>
      <w:r>
        <w:rPr>
          <w:b/>
        </w:rPr>
        <w:t>Remarks:</w:t>
      </w:r>
      <w:r w:rsidR="00A565C7">
        <w:rPr>
          <w:b/>
        </w:rPr>
        <w:t xml:space="preserve"> </w:t>
      </w:r>
      <w:r w:rsidR="00A565C7">
        <w:t xml:space="preserve">Another way to get the </w:t>
      </w:r>
      <w:r w:rsidR="002556BF">
        <w:t xml:space="preserve">On-Page Editing for a property is to use the </w:t>
      </w:r>
      <w:r w:rsidR="002556BF">
        <w:rPr>
          <w:b/>
        </w:rPr>
        <w:t>@Html.PropertyFor</w:t>
      </w:r>
      <w:r w:rsidR="002556BF">
        <w:t xml:space="preserve"> helper method.</w:t>
      </w:r>
      <w:r w:rsidR="006650CF">
        <w:t xml:space="preserve"> The problem with that is that the default rendering will</w:t>
      </w:r>
      <w:r w:rsidR="009E130E">
        <w:t xml:space="preserve"> not show the list as </w:t>
      </w:r>
      <w:r w:rsidR="00887909">
        <w:t>an</w:t>
      </w:r>
      <w:r w:rsidR="009E130E">
        <w:t xml:space="preserve"> unordered list but instead all the items will become just a single line of text.</w:t>
      </w:r>
      <w:r w:rsidR="00377CFE">
        <w:t xml:space="preserve"> To use the </w:t>
      </w:r>
      <w:r w:rsidR="00377CFE">
        <w:rPr>
          <w:b/>
        </w:rPr>
        <w:t>@Html.PropertyFor</w:t>
      </w:r>
      <w:r w:rsidR="00C85847">
        <w:rPr>
          <w:b/>
        </w:rPr>
        <w:t xml:space="preserve"> </w:t>
      </w:r>
      <w:r w:rsidR="00C85847">
        <w:t>and get the custom rendering you want, you can create a custom</w:t>
      </w:r>
      <w:r w:rsidR="00887909">
        <w:t xml:space="preserve"> display template and then reference it with a </w:t>
      </w:r>
      <w:r w:rsidR="00887909">
        <w:rPr>
          <w:b/>
        </w:rPr>
        <w:t>UIHint</w:t>
      </w:r>
      <w:r w:rsidR="00887909">
        <w:t xml:space="preserve"> on the property.</w:t>
      </w:r>
      <w:r w:rsidR="00D633C5">
        <w:t xml:space="preserve"> The following section will show how to do that as an optional exercise.</w:t>
      </w:r>
    </w:p>
    <w:p w14:paraId="5D9A8A37" w14:textId="6267AEA6" w:rsidR="008366E6" w:rsidRDefault="008366E6" w:rsidP="008366E6">
      <w:pPr>
        <w:pStyle w:val="Heading3"/>
      </w:pPr>
      <w:bookmarkStart w:id="20" w:name="_Toc9338993"/>
      <w:r>
        <w:t>IList&lt;string&gt; Custom Display Template (Optional)</w:t>
      </w:r>
      <w:bookmarkEnd w:id="20"/>
    </w:p>
    <w:p w14:paraId="3EA3FDA2" w14:textId="456AA834" w:rsidR="000E0CEC" w:rsidRDefault="00E51533" w:rsidP="008C604E">
      <w:pPr>
        <w:pStyle w:val="ListParagraph"/>
        <w:numPr>
          <w:ilvl w:val="0"/>
          <w:numId w:val="12"/>
        </w:numPr>
      </w:pPr>
      <w:r>
        <w:t xml:space="preserve">In Visual Studio, </w:t>
      </w:r>
      <w:r w:rsidR="00697B01">
        <w:t xml:space="preserve">add a new folder named </w:t>
      </w:r>
      <w:r w:rsidR="00697B01">
        <w:rPr>
          <w:b/>
        </w:rPr>
        <w:t>DisplayTemplates</w:t>
      </w:r>
      <w:r w:rsidR="00697B01">
        <w:t xml:space="preserve"> to the </w:t>
      </w:r>
      <w:r w:rsidR="00F71911">
        <w:rPr>
          <w:b/>
        </w:rPr>
        <w:t>Views | Shared</w:t>
      </w:r>
      <w:r w:rsidR="00F71911">
        <w:t xml:space="preserve"> folder in Solution Explorer.</w:t>
      </w:r>
    </w:p>
    <w:p w14:paraId="27C39E45" w14:textId="4F8DB5AD" w:rsidR="00E503E6" w:rsidRDefault="00E503E6" w:rsidP="008C604E">
      <w:pPr>
        <w:pStyle w:val="ListParagraph"/>
        <w:numPr>
          <w:ilvl w:val="0"/>
          <w:numId w:val="12"/>
        </w:numPr>
      </w:pPr>
      <w:r>
        <w:t xml:space="preserve">Right-click the new </w:t>
      </w:r>
      <w:r>
        <w:rPr>
          <w:b/>
        </w:rPr>
        <w:t>DisplayTemplates</w:t>
      </w:r>
      <w:r>
        <w:t xml:space="preserve"> folder and choose </w:t>
      </w:r>
      <w:r>
        <w:rPr>
          <w:b/>
        </w:rPr>
        <w:t xml:space="preserve">Add | </w:t>
      </w:r>
      <w:r w:rsidR="006F2A8A">
        <w:rPr>
          <w:b/>
        </w:rPr>
        <w:t>View…</w:t>
      </w:r>
      <w:r w:rsidR="006F2A8A">
        <w:t xml:space="preserve"> from the menu</w:t>
      </w:r>
      <w:r w:rsidR="00DC5CA4">
        <w:t>.</w:t>
      </w:r>
    </w:p>
    <w:p w14:paraId="0A7F9B65" w14:textId="3CB34707" w:rsidR="00802F21" w:rsidRDefault="00802F21" w:rsidP="008C604E">
      <w:pPr>
        <w:pStyle w:val="ListParagraph"/>
        <w:numPr>
          <w:ilvl w:val="0"/>
          <w:numId w:val="12"/>
        </w:numPr>
      </w:pPr>
      <w:r>
        <w:t xml:space="preserve">Name the new view </w:t>
      </w:r>
      <w:r>
        <w:rPr>
          <w:b/>
        </w:rPr>
        <w:t>StringsList</w:t>
      </w:r>
      <w:r>
        <w:t xml:space="preserve"> and check the </w:t>
      </w:r>
      <w:r>
        <w:rPr>
          <w:b/>
        </w:rPr>
        <w:t>Create as a partial view</w:t>
      </w:r>
      <w:r>
        <w:t xml:space="preserve"> checkbox</w:t>
      </w:r>
      <w:r w:rsidR="002D14F4">
        <w:t xml:space="preserve">, see the image below, </w:t>
      </w:r>
      <w:r w:rsidR="00781E67">
        <w:t xml:space="preserve">and click the </w:t>
      </w:r>
      <w:r w:rsidR="00781E67">
        <w:rPr>
          <w:b/>
        </w:rPr>
        <w:t>Add</w:t>
      </w:r>
      <w:r w:rsidR="00781E67">
        <w:t xml:space="preserve"> button.</w:t>
      </w:r>
      <w:r w:rsidR="000848AA">
        <w:br/>
      </w:r>
      <w:r w:rsidR="00A8698B">
        <w:rPr>
          <w:noProof/>
        </w:rPr>
        <w:drawing>
          <wp:inline distT="0" distB="0" distL="0" distR="0" wp14:anchorId="13DA9092" wp14:editId="4D8643B3">
            <wp:extent cx="3933825" cy="22193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ew-stringslist-view.gif"/>
                    <pic:cNvPicPr/>
                  </pic:nvPicPr>
                  <pic:blipFill>
                    <a:blip r:embed="rId43">
                      <a:extLst>
                        <a:ext uri="{28A0092B-C50C-407E-A947-70E740481C1C}">
                          <a14:useLocalDpi xmlns:a14="http://schemas.microsoft.com/office/drawing/2010/main" val="0"/>
                        </a:ext>
                      </a:extLst>
                    </a:blip>
                    <a:stretch>
                      <a:fillRect/>
                    </a:stretch>
                  </pic:blipFill>
                  <pic:spPr>
                    <a:xfrm>
                      <a:off x="0" y="0"/>
                      <a:ext cx="3933825" cy="2219325"/>
                    </a:xfrm>
                    <a:prstGeom prst="rect">
                      <a:avLst/>
                    </a:prstGeom>
                  </pic:spPr>
                </pic:pic>
              </a:graphicData>
            </a:graphic>
          </wp:inline>
        </w:drawing>
      </w:r>
    </w:p>
    <w:p w14:paraId="44B8AA30" w14:textId="5D4EF80D" w:rsidR="00C830D9" w:rsidRDefault="007E68FC" w:rsidP="008C604E">
      <w:pPr>
        <w:pStyle w:val="ListParagraph"/>
        <w:numPr>
          <w:ilvl w:val="0"/>
          <w:numId w:val="12"/>
        </w:numPr>
      </w:pPr>
      <w:r>
        <w:lastRenderedPageBreak/>
        <w:t xml:space="preserve">Add the following code to the </w:t>
      </w:r>
      <w:r>
        <w:rPr>
          <w:b/>
        </w:rPr>
        <w:t>StringsList.cshtml</w:t>
      </w:r>
      <w:r>
        <w:t xml:space="preserve"> file:</w:t>
      </w:r>
    </w:p>
    <w:p w14:paraId="67DBF575" w14:textId="77777777" w:rsidR="007E68FC" w:rsidRPr="007E68FC" w:rsidRDefault="007E68FC" w:rsidP="007E68FC">
      <w:pPr>
        <w:autoSpaceDE w:val="0"/>
        <w:autoSpaceDN w:val="0"/>
        <w:adjustRightInd w:val="0"/>
        <w:spacing w:after="0" w:line="240" w:lineRule="auto"/>
        <w:ind w:left="360"/>
        <w:rPr>
          <w:rFonts w:ascii="Consolas" w:hAnsi="Consolas" w:cs="Consolas"/>
          <w:color w:val="000000"/>
          <w:sz w:val="19"/>
          <w:szCs w:val="19"/>
        </w:rPr>
      </w:pPr>
      <w:r w:rsidRPr="007E68FC">
        <w:rPr>
          <w:rFonts w:ascii="Consolas" w:hAnsi="Consolas" w:cs="Consolas"/>
          <w:color w:val="000000"/>
          <w:sz w:val="19"/>
          <w:szCs w:val="19"/>
          <w:highlight w:val="yellow"/>
        </w:rPr>
        <w:t xml:space="preserve">@model </w:t>
      </w:r>
      <w:r w:rsidRPr="00515CC4">
        <w:rPr>
          <w:rFonts w:ascii="Consolas" w:hAnsi="Consolas" w:cs="Consolas"/>
          <w:color w:val="2B91AF"/>
          <w:sz w:val="19"/>
          <w:szCs w:val="19"/>
        </w:rPr>
        <w:t>IEnumerable</w:t>
      </w:r>
      <w:r w:rsidRPr="007E68FC">
        <w:rPr>
          <w:rFonts w:ascii="Consolas" w:hAnsi="Consolas" w:cs="Consolas"/>
          <w:color w:val="000000"/>
          <w:sz w:val="19"/>
          <w:szCs w:val="19"/>
        </w:rPr>
        <w:t>&lt;</w:t>
      </w:r>
      <w:r w:rsidRPr="007E68FC">
        <w:rPr>
          <w:rFonts w:ascii="Consolas" w:hAnsi="Consolas" w:cs="Consolas"/>
          <w:color w:val="0000FF"/>
          <w:sz w:val="19"/>
          <w:szCs w:val="19"/>
        </w:rPr>
        <w:t>string</w:t>
      </w:r>
      <w:r w:rsidRPr="007E68FC">
        <w:rPr>
          <w:rFonts w:ascii="Consolas" w:hAnsi="Consolas" w:cs="Consolas"/>
          <w:color w:val="000000"/>
          <w:sz w:val="19"/>
          <w:szCs w:val="19"/>
        </w:rPr>
        <w:t>&gt;</w:t>
      </w:r>
    </w:p>
    <w:p w14:paraId="7C647373" w14:textId="77777777" w:rsidR="007E68FC" w:rsidRPr="007E68FC" w:rsidRDefault="007E68FC" w:rsidP="007E68FC">
      <w:pPr>
        <w:autoSpaceDE w:val="0"/>
        <w:autoSpaceDN w:val="0"/>
        <w:adjustRightInd w:val="0"/>
        <w:spacing w:after="0" w:line="240" w:lineRule="auto"/>
        <w:ind w:left="360"/>
        <w:rPr>
          <w:rFonts w:ascii="Consolas" w:hAnsi="Consolas" w:cs="Consolas"/>
          <w:color w:val="000000"/>
          <w:sz w:val="19"/>
          <w:szCs w:val="19"/>
        </w:rPr>
      </w:pPr>
    </w:p>
    <w:p w14:paraId="34ADFCD6" w14:textId="77777777" w:rsidR="007E68FC" w:rsidRPr="007E68FC" w:rsidRDefault="007E68FC" w:rsidP="007E68FC">
      <w:pPr>
        <w:autoSpaceDE w:val="0"/>
        <w:autoSpaceDN w:val="0"/>
        <w:adjustRightInd w:val="0"/>
        <w:spacing w:after="0" w:line="240" w:lineRule="auto"/>
        <w:ind w:left="360"/>
        <w:rPr>
          <w:rFonts w:ascii="Consolas" w:hAnsi="Consolas" w:cs="Consolas"/>
          <w:color w:val="000000"/>
          <w:sz w:val="19"/>
          <w:szCs w:val="19"/>
        </w:rPr>
      </w:pPr>
      <w:r w:rsidRPr="007E68FC">
        <w:rPr>
          <w:rFonts w:ascii="Consolas" w:hAnsi="Consolas" w:cs="Consolas"/>
          <w:color w:val="000000"/>
          <w:sz w:val="19"/>
          <w:szCs w:val="19"/>
          <w:highlight w:val="yellow"/>
        </w:rPr>
        <w:t>@</w:t>
      </w:r>
      <w:r w:rsidRPr="007E68FC">
        <w:rPr>
          <w:rFonts w:ascii="Consolas" w:hAnsi="Consolas" w:cs="Consolas"/>
          <w:color w:val="0000FF"/>
          <w:sz w:val="19"/>
          <w:szCs w:val="19"/>
        </w:rPr>
        <w:t>if</w:t>
      </w:r>
      <w:r w:rsidRPr="007E68FC">
        <w:rPr>
          <w:rFonts w:ascii="Consolas" w:hAnsi="Consolas" w:cs="Consolas"/>
          <w:color w:val="000000"/>
          <w:sz w:val="19"/>
          <w:szCs w:val="19"/>
        </w:rPr>
        <w:t xml:space="preserve"> (</w:t>
      </w:r>
      <w:proofErr w:type="gramStart"/>
      <w:r w:rsidRPr="007E68FC">
        <w:rPr>
          <w:rFonts w:ascii="Consolas" w:hAnsi="Consolas" w:cs="Consolas"/>
          <w:color w:val="000000"/>
          <w:sz w:val="19"/>
          <w:szCs w:val="19"/>
        </w:rPr>
        <w:t>Model !</w:t>
      </w:r>
      <w:proofErr w:type="gramEnd"/>
      <w:r w:rsidRPr="007E68FC">
        <w:rPr>
          <w:rFonts w:ascii="Consolas" w:hAnsi="Consolas" w:cs="Consolas"/>
          <w:color w:val="000000"/>
          <w:sz w:val="19"/>
          <w:szCs w:val="19"/>
        </w:rPr>
        <w:t xml:space="preserve">= </w:t>
      </w:r>
      <w:r w:rsidRPr="007E68FC">
        <w:rPr>
          <w:rFonts w:ascii="Consolas" w:hAnsi="Consolas" w:cs="Consolas"/>
          <w:color w:val="0000FF"/>
          <w:sz w:val="19"/>
          <w:szCs w:val="19"/>
        </w:rPr>
        <w:t>null</w:t>
      </w:r>
      <w:r w:rsidRPr="007E68FC">
        <w:rPr>
          <w:rFonts w:ascii="Consolas" w:hAnsi="Consolas" w:cs="Consolas"/>
          <w:color w:val="000000"/>
          <w:sz w:val="19"/>
          <w:szCs w:val="19"/>
        </w:rPr>
        <w:t xml:space="preserve"> &amp;&amp; Model.Any())</w:t>
      </w:r>
    </w:p>
    <w:p w14:paraId="11C9738A" w14:textId="77777777" w:rsidR="007E68FC" w:rsidRPr="007E68FC" w:rsidRDefault="007E68FC" w:rsidP="007E68FC">
      <w:pPr>
        <w:autoSpaceDE w:val="0"/>
        <w:autoSpaceDN w:val="0"/>
        <w:adjustRightInd w:val="0"/>
        <w:spacing w:after="0" w:line="240" w:lineRule="auto"/>
        <w:ind w:left="360"/>
        <w:rPr>
          <w:rFonts w:ascii="Consolas" w:hAnsi="Consolas" w:cs="Consolas"/>
          <w:color w:val="000000"/>
          <w:sz w:val="19"/>
          <w:szCs w:val="19"/>
        </w:rPr>
      </w:pPr>
      <w:r w:rsidRPr="007E68FC">
        <w:rPr>
          <w:rFonts w:ascii="Consolas" w:hAnsi="Consolas" w:cs="Consolas"/>
          <w:color w:val="000000"/>
          <w:sz w:val="19"/>
          <w:szCs w:val="19"/>
        </w:rPr>
        <w:t>{</w:t>
      </w:r>
    </w:p>
    <w:p w14:paraId="786227C8" w14:textId="77777777" w:rsidR="007E68FC" w:rsidRPr="007E68FC" w:rsidRDefault="007E68FC" w:rsidP="007E68FC">
      <w:pPr>
        <w:autoSpaceDE w:val="0"/>
        <w:autoSpaceDN w:val="0"/>
        <w:adjustRightInd w:val="0"/>
        <w:spacing w:after="0" w:line="240" w:lineRule="auto"/>
        <w:ind w:left="360"/>
        <w:rPr>
          <w:rFonts w:ascii="Consolas" w:hAnsi="Consolas" w:cs="Consolas"/>
          <w:color w:val="000000"/>
          <w:sz w:val="19"/>
          <w:szCs w:val="19"/>
        </w:rPr>
      </w:pPr>
      <w:r w:rsidRPr="007E68FC">
        <w:rPr>
          <w:rFonts w:ascii="Consolas" w:hAnsi="Consolas" w:cs="Consolas"/>
          <w:color w:val="000000"/>
          <w:sz w:val="19"/>
          <w:szCs w:val="19"/>
        </w:rPr>
        <w:t xml:space="preserve">    </w:t>
      </w:r>
      <w:r w:rsidRPr="007E68FC">
        <w:rPr>
          <w:rFonts w:ascii="Consolas" w:hAnsi="Consolas" w:cs="Consolas"/>
          <w:color w:val="0000FF"/>
          <w:sz w:val="19"/>
          <w:szCs w:val="19"/>
        </w:rPr>
        <w:t>&lt;</w:t>
      </w:r>
      <w:r w:rsidRPr="007E68FC">
        <w:rPr>
          <w:rFonts w:ascii="Consolas" w:hAnsi="Consolas" w:cs="Consolas"/>
          <w:color w:val="800000"/>
          <w:sz w:val="19"/>
          <w:szCs w:val="19"/>
        </w:rPr>
        <w:t>ul</w:t>
      </w:r>
      <w:r w:rsidRPr="007E68FC">
        <w:rPr>
          <w:rFonts w:ascii="Consolas" w:hAnsi="Consolas" w:cs="Consolas"/>
          <w:color w:val="0000FF"/>
          <w:sz w:val="19"/>
          <w:szCs w:val="19"/>
        </w:rPr>
        <w:t>&gt;</w:t>
      </w:r>
    </w:p>
    <w:p w14:paraId="689D1BC4" w14:textId="77777777" w:rsidR="007E68FC" w:rsidRPr="007E68FC" w:rsidRDefault="007E68FC" w:rsidP="007E68FC">
      <w:pPr>
        <w:autoSpaceDE w:val="0"/>
        <w:autoSpaceDN w:val="0"/>
        <w:adjustRightInd w:val="0"/>
        <w:spacing w:after="0" w:line="240" w:lineRule="auto"/>
        <w:ind w:left="360"/>
        <w:rPr>
          <w:rFonts w:ascii="Consolas" w:hAnsi="Consolas" w:cs="Consolas"/>
          <w:color w:val="000000"/>
          <w:sz w:val="19"/>
          <w:szCs w:val="19"/>
        </w:rPr>
      </w:pPr>
      <w:r w:rsidRPr="007E68FC">
        <w:rPr>
          <w:rFonts w:ascii="Consolas" w:hAnsi="Consolas" w:cs="Consolas"/>
          <w:color w:val="000000"/>
          <w:sz w:val="19"/>
          <w:szCs w:val="19"/>
        </w:rPr>
        <w:t xml:space="preserve">        </w:t>
      </w:r>
      <w:r w:rsidRPr="007E68FC">
        <w:rPr>
          <w:rFonts w:ascii="Consolas" w:hAnsi="Consolas" w:cs="Consolas"/>
          <w:color w:val="000000"/>
          <w:sz w:val="19"/>
          <w:szCs w:val="19"/>
          <w:highlight w:val="yellow"/>
        </w:rPr>
        <w:t>@</w:t>
      </w:r>
      <w:r w:rsidRPr="007E68FC">
        <w:rPr>
          <w:rFonts w:ascii="Consolas" w:hAnsi="Consolas" w:cs="Consolas"/>
          <w:color w:val="0000FF"/>
          <w:sz w:val="19"/>
          <w:szCs w:val="19"/>
        </w:rPr>
        <w:t>foreach</w:t>
      </w:r>
      <w:r w:rsidRPr="007E68FC">
        <w:rPr>
          <w:rFonts w:ascii="Consolas" w:hAnsi="Consolas" w:cs="Consolas"/>
          <w:color w:val="000000"/>
          <w:sz w:val="19"/>
          <w:szCs w:val="19"/>
        </w:rPr>
        <w:t xml:space="preserve"> (</w:t>
      </w:r>
      <w:r w:rsidRPr="004240EA">
        <w:rPr>
          <w:rFonts w:ascii="Consolas" w:hAnsi="Consolas" w:cs="Consolas"/>
          <w:color w:val="1F4E79" w:themeColor="accent5" w:themeShade="80"/>
          <w:sz w:val="19"/>
          <w:szCs w:val="19"/>
        </w:rPr>
        <w:t>var</w:t>
      </w:r>
      <w:r w:rsidRPr="007E68FC">
        <w:rPr>
          <w:rFonts w:ascii="Consolas" w:hAnsi="Consolas" w:cs="Consolas"/>
          <w:color w:val="000000"/>
          <w:sz w:val="19"/>
          <w:szCs w:val="19"/>
        </w:rPr>
        <w:t xml:space="preserve"> item </w:t>
      </w:r>
      <w:r w:rsidRPr="007E68FC">
        <w:rPr>
          <w:rFonts w:ascii="Consolas" w:hAnsi="Consolas" w:cs="Consolas"/>
          <w:color w:val="0000FF"/>
          <w:sz w:val="19"/>
          <w:szCs w:val="19"/>
        </w:rPr>
        <w:t>in</w:t>
      </w:r>
      <w:r w:rsidRPr="007E68FC">
        <w:rPr>
          <w:rFonts w:ascii="Consolas" w:hAnsi="Consolas" w:cs="Consolas"/>
          <w:color w:val="000000"/>
          <w:sz w:val="19"/>
          <w:szCs w:val="19"/>
        </w:rPr>
        <w:t xml:space="preserve"> Model)</w:t>
      </w:r>
    </w:p>
    <w:p w14:paraId="6E3F0EA2" w14:textId="77777777" w:rsidR="007E68FC" w:rsidRPr="007E68FC" w:rsidRDefault="007E68FC" w:rsidP="007E68FC">
      <w:pPr>
        <w:autoSpaceDE w:val="0"/>
        <w:autoSpaceDN w:val="0"/>
        <w:adjustRightInd w:val="0"/>
        <w:spacing w:after="0" w:line="240" w:lineRule="auto"/>
        <w:ind w:left="360"/>
        <w:rPr>
          <w:rFonts w:ascii="Consolas" w:hAnsi="Consolas" w:cs="Consolas"/>
          <w:color w:val="000000"/>
          <w:sz w:val="19"/>
          <w:szCs w:val="19"/>
        </w:rPr>
      </w:pPr>
      <w:r w:rsidRPr="007E68FC">
        <w:rPr>
          <w:rFonts w:ascii="Consolas" w:hAnsi="Consolas" w:cs="Consolas"/>
          <w:color w:val="000000"/>
          <w:sz w:val="19"/>
          <w:szCs w:val="19"/>
        </w:rPr>
        <w:t xml:space="preserve">        {</w:t>
      </w:r>
    </w:p>
    <w:p w14:paraId="0421544B" w14:textId="77777777" w:rsidR="007E68FC" w:rsidRPr="007E68FC" w:rsidRDefault="007E68FC" w:rsidP="007E68FC">
      <w:pPr>
        <w:autoSpaceDE w:val="0"/>
        <w:autoSpaceDN w:val="0"/>
        <w:adjustRightInd w:val="0"/>
        <w:spacing w:after="0" w:line="240" w:lineRule="auto"/>
        <w:ind w:left="360"/>
        <w:rPr>
          <w:rFonts w:ascii="Consolas" w:hAnsi="Consolas" w:cs="Consolas"/>
          <w:color w:val="000000"/>
          <w:sz w:val="19"/>
          <w:szCs w:val="19"/>
        </w:rPr>
      </w:pPr>
      <w:r w:rsidRPr="007E68FC">
        <w:rPr>
          <w:rFonts w:ascii="Consolas" w:hAnsi="Consolas" w:cs="Consolas"/>
          <w:color w:val="000000"/>
          <w:sz w:val="19"/>
          <w:szCs w:val="19"/>
        </w:rPr>
        <w:t xml:space="preserve">            </w:t>
      </w:r>
      <w:r w:rsidRPr="007E68FC">
        <w:rPr>
          <w:rFonts w:ascii="Consolas" w:hAnsi="Consolas" w:cs="Consolas"/>
          <w:color w:val="0000FF"/>
          <w:sz w:val="19"/>
          <w:szCs w:val="19"/>
        </w:rPr>
        <w:t>&lt;</w:t>
      </w:r>
      <w:r w:rsidRPr="007E68FC">
        <w:rPr>
          <w:rFonts w:ascii="Consolas" w:hAnsi="Consolas" w:cs="Consolas"/>
          <w:color w:val="800000"/>
          <w:sz w:val="19"/>
          <w:szCs w:val="19"/>
        </w:rPr>
        <w:t>li</w:t>
      </w:r>
      <w:r w:rsidRPr="007E68FC">
        <w:rPr>
          <w:rFonts w:ascii="Consolas" w:hAnsi="Consolas" w:cs="Consolas"/>
          <w:color w:val="0000FF"/>
          <w:sz w:val="19"/>
          <w:szCs w:val="19"/>
        </w:rPr>
        <w:t>&gt;</w:t>
      </w:r>
      <w:r w:rsidRPr="007E68FC">
        <w:rPr>
          <w:rFonts w:ascii="Consolas" w:hAnsi="Consolas" w:cs="Consolas"/>
          <w:color w:val="000000"/>
          <w:sz w:val="19"/>
          <w:szCs w:val="19"/>
          <w:highlight w:val="yellow"/>
        </w:rPr>
        <w:t>@</w:t>
      </w:r>
      <w:r w:rsidRPr="007E68FC">
        <w:rPr>
          <w:rFonts w:ascii="Consolas" w:hAnsi="Consolas" w:cs="Consolas"/>
          <w:color w:val="000000"/>
          <w:sz w:val="19"/>
          <w:szCs w:val="19"/>
        </w:rPr>
        <w:t>item</w:t>
      </w:r>
      <w:r w:rsidRPr="007E68FC">
        <w:rPr>
          <w:rFonts w:ascii="Consolas" w:hAnsi="Consolas" w:cs="Consolas"/>
          <w:color w:val="0000FF"/>
          <w:sz w:val="19"/>
          <w:szCs w:val="19"/>
        </w:rPr>
        <w:t>&lt;/</w:t>
      </w:r>
      <w:r w:rsidRPr="007E68FC">
        <w:rPr>
          <w:rFonts w:ascii="Consolas" w:hAnsi="Consolas" w:cs="Consolas"/>
          <w:color w:val="800000"/>
          <w:sz w:val="19"/>
          <w:szCs w:val="19"/>
        </w:rPr>
        <w:t>li</w:t>
      </w:r>
      <w:r w:rsidRPr="007E68FC">
        <w:rPr>
          <w:rFonts w:ascii="Consolas" w:hAnsi="Consolas" w:cs="Consolas"/>
          <w:color w:val="0000FF"/>
          <w:sz w:val="19"/>
          <w:szCs w:val="19"/>
        </w:rPr>
        <w:t>&gt;</w:t>
      </w:r>
    </w:p>
    <w:p w14:paraId="0DAB630B" w14:textId="77777777" w:rsidR="007E68FC" w:rsidRPr="007E68FC" w:rsidRDefault="007E68FC" w:rsidP="007E68FC">
      <w:pPr>
        <w:autoSpaceDE w:val="0"/>
        <w:autoSpaceDN w:val="0"/>
        <w:adjustRightInd w:val="0"/>
        <w:spacing w:after="0" w:line="240" w:lineRule="auto"/>
        <w:ind w:left="360"/>
        <w:rPr>
          <w:rFonts w:ascii="Consolas" w:hAnsi="Consolas" w:cs="Consolas"/>
          <w:color w:val="000000"/>
          <w:sz w:val="19"/>
          <w:szCs w:val="19"/>
        </w:rPr>
      </w:pPr>
      <w:r w:rsidRPr="007E68FC">
        <w:rPr>
          <w:rFonts w:ascii="Consolas" w:hAnsi="Consolas" w:cs="Consolas"/>
          <w:color w:val="000000"/>
          <w:sz w:val="19"/>
          <w:szCs w:val="19"/>
        </w:rPr>
        <w:t xml:space="preserve">        }</w:t>
      </w:r>
    </w:p>
    <w:p w14:paraId="03034D67" w14:textId="77777777" w:rsidR="007E68FC" w:rsidRPr="007E68FC" w:rsidRDefault="007E68FC" w:rsidP="007E68FC">
      <w:pPr>
        <w:autoSpaceDE w:val="0"/>
        <w:autoSpaceDN w:val="0"/>
        <w:adjustRightInd w:val="0"/>
        <w:spacing w:after="0" w:line="240" w:lineRule="auto"/>
        <w:ind w:left="360"/>
        <w:rPr>
          <w:rFonts w:ascii="Consolas" w:hAnsi="Consolas" w:cs="Consolas"/>
          <w:color w:val="000000"/>
          <w:sz w:val="19"/>
          <w:szCs w:val="19"/>
        </w:rPr>
      </w:pPr>
      <w:r w:rsidRPr="007E68FC">
        <w:rPr>
          <w:rFonts w:ascii="Consolas" w:hAnsi="Consolas" w:cs="Consolas"/>
          <w:color w:val="000000"/>
          <w:sz w:val="19"/>
          <w:szCs w:val="19"/>
        </w:rPr>
        <w:t xml:space="preserve">    </w:t>
      </w:r>
      <w:r w:rsidRPr="007E68FC">
        <w:rPr>
          <w:rFonts w:ascii="Consolas" w:hAnsi="Consolas" w:cs="Consolas"/>
          <w:color w:val="0000FF"/>
          <w:sz w:val="19"/>
          <w:szCs w:val="19"/>
        </w:rPr>
        <w:t>&lt;/</w:t>
      </w:r>
      <w:r w:rsidRPr="007E68FC">
        <w:rPr>
          <w:rFonts w:ascii="Consolas" w:hAnsi="Consolas" w:cs="Consolas"/>
          <w:color w:val="800000"/>
          <w:sz w:val="19"/>
          <w:szCs w:val="19"/>
        </w:rPr>
        <w:t>ul</w:t>
      </w:r>
      <w:r w:rsidRPr="007E68FC">
        <w:rPr>
          <w:rFonts w:ascii="Consolas" w:hAnsi="Consolas" w:cs="Consolas"/>
          <w:color w:val="0000FF"/>
          <w:sz w:val="19"/>
          <w:szCs w:val="19"/>
        </w:rPr>
        <w:t>&gt;</w:t>
      </w:r>
    </w:p>
    <w:p w14:paraId="398EFF16" w14:textId="75F78531" w:rsidR="007E68FC" w:rsidRDefault="007E68FC" w:rsidP="007E68FC">
      <w:pPr>
        <w:ind w:left="360"/>
        <w:rPr>
          <w:rFonts w:ascii="Consolas" w:hAnsi="Consolas" w:cs="Consolas"/>
          <w:color w:val="000000"/>
          <w:sz w:val="19"/>
          <w:szCs w:val="19"/>
        </w:rPr>
      </w:pPr>
      <w:r w:rsidRPr="007E68FC">
        <w:rPr>
          <w:rFonts w:ascii="Consolas" w:hAnsi="Consolas" w:cs="Consolas"/>
          <w:color w:val="000000"/>
          <w:sz w:val="19"/>
          <w:szCs w:val="19"/>
        </w:rPr>
        <w:t>}</w:t>
      </w:r>
    </w:p>
    <w:p w14:paraId="33BDA7F5" w14:textId="7B22D873" w:rsidR="009B410E" w:rsidRDefault="00E8211B" w:rsidP="008C604E">
      <w:pPr>
        <w:pStyle w:val="ListParagraph"/>
        <w:numPr>
          <w:ilvl w:val="0"/>
          <w:numId w:val="12"/>
        </w:numPr>
      </w:pPr>
      <w:r>
        <w:t xml:space="preserve">Edit the </w:t>
      </w:r>
      <w:r w:rsidR="00BF4B3E">
        <w:t xml:space="preserve">page model file </w:t>
      </w:r>
      <w:r w:rsidR="00BF4B3E">
        <w:rPr>
          <w:b/>
        </w:rPr>
        <w:t>BioPage.cs</w:t>
      </w:r>
      <w:r w:rsidR="00BF4B3E">
        <w:t xml:space="preserve"> and add</w:t>
      </w:r>
      <w:r w:rsidR="00446F63">
        <w:t xml:space="preserve"> </w:t>
      </w:r>
      <w:r w:rsidR="00446F63">
        <w:rPr>
          <w:rFonts w:ascii="Consolas" w:hAnsi="Consolas" w:cs="Consolas"/>
          <w:color w:val="000000"/>
          <w:sz w:val="19"/>
          <w:szCs w:val="19"/>
        </w:rPr>
        <w:t>[</w:t>
      </w:r>
      <w:r w:rsidR="00446F63" w:rsidRPr="004939C4">
        <w:rPr>
          <w:rFonts w:ascii="Consolas" w:hAnsi="Consolas" w:cs="Consolas"/>
          <w:color w:val="2B91AF"/>
          <w:sz w:val="19"/>
          <w:szCs w:val="19"/>
        </w:rPr>
        <w:t>UIHint</w:t>
      </w:r>
      <w:r w:rsidR="00446F63">
        <w:rPr>
          <w:rFonts w:ascii="Consolas" w:hAnsi="Consolas" w:cs="Consolas"/>
          <w:color w:val="000000"/>
          <w:sz w:val="19"/>
          <w:szCs w:val="19"/>
        </w:rPr>
        <w:t>(</w:t>
      </w:r>
      <w:r w:rsidR="00446F63">
        <w:rPr>
          <w:rFonts w:ascii="Consolas" w:hAnsi="Consolas" w:cs="Consolas"/>
          <w:color w:val="A31515"/>
          <w:sz w:val="19"/>
          <w:szCs w:val="19"/>
        </w:rPr>
        <w:t>"StringsList"</w:t>
      </w:r>
      <w:r w:rsidR="00446F63">
        <w:rPr>
          <w:rFonts w:ascii="Consolas" w:hAnsi="Consolas" w:cs="Consolas"/>
          <w:color w:val="000000"/>
          <w:sz w:val="19"/>
          <w:szCs w:val="19"/>
        </w:rPr>
        <w:t>)]</w:t>
      </w:r>
      <w:r w:rsidR="00BF4B3E">
        <w:t xml:space="preserve"> </w:t>
      </w:r>
      <w:r w:rsidR="004939C4">
        <w:t xml:space="preserve">to the top of </w:t>
      </w:r>
      <w:r w:rsidR="00DA48A3">
        <w:t xml:space="preserve">the </w:t>
      </w:r>
      <w:r w:rsidR="00DA48A3">
        <w:rPr>
          <w:b/>
        </w:rPr>
        <w:t>Accomplishments</w:t>
      </w:r>
      <w:r w:rsidR="00DA48A3">
        <w:t xml:space="preserve"> property, it should look like the following code snippet:</w:t>
      </w:r>
    </w:p>
    <w:p w14:paraId="1215E445" w14:textId="77777777" w:rsidR="000B4C97" w:rsidRPr="000B4C97" w:rsidRDefault="000B4C97" w:rsidP="000B4C97">
      <w:pPr>
        <w:autoSpaceDE w:val="0"/>
        <w:autoSpaceDN w:val="0"/>
        <w:adjustRightInd w:val="0"/>
        <w:spacing w:after="0" w:line="240" w:lineRule="auto"/>
        <w:ind w:left="360"/>
        <w:rPr>
          <w:rFonts w:ascii="Consolas" w:hAnsi="Consolas" w:cs="Consolas"/>
          <w:color w:val="000000"/>
          <w:sz w:val="19"/>
          <w:szCs w:val="19"/>
        </w:rPr>
      </w:pPr>
      <w:r w:rsidRPr="000B4C97">
        <w:rPr>
          <w:rFonts w:ascii="Consolas" w:hAnsi="Consolas" w:cs="Consolas"/>
          <w:color w:val="000000"/>
          <w:sz w:val="19"/>
          <w:szCs w:val="19"/>
        </w:rPr>
        <w:t>[</w:t>
      </w:r>
      <w:r w:rsidRPr="000B4C97">
        <w:rPr>
          <w:rFonts w:ascii="Consolas" w:hAnsi="Consolas" w:cs="Consolas"/>
          <w:color w:val="2B91AF"/>
          <w:sz w:val="19"/>
          <w:szCs w:val="19"/>
        </w:rPr>
        <w:t>UIHint</w:t>
      </w:r>
      <w:r w:rsidRPr="000B4C97">
        <w:rPr>
          <w:rFonts w:ascii="Consolas" w:hAnsi="Consolas" w:cs="Consolas"/>
          <w:color w:val="000000"/>
          <w:sz w:val="19"/>
          <w:szCs w:val="19"/>
        </w:rPr>
        <w:t>(</w:t>
      </w:r>
      <w:r w:rsidRPr="000B4C97">
        <w:rPr>
          <w:rFonts w:ascii="Consolas" w:hAnsi="Consolas" w:cs="Consolas"/>
          <w:color w:val="A31515"/>
          <w:sz w:val="19"/>
          <w:szCs w:val="19"/>
        </w:rPr>
        <w:t>"StringsList"</w:t>
      </w:r>
      <w:r w:rsidRPr="000B4C97">
        <w:rPr>
          <w:rFonts w:ascii="Consolas" w:hAnsi="Consolas" w:cs="Consolas"/>
          <w:color w:val="000000"/>
          <w:sz w:val="19"/>
          <w:szCs w:val="19"/>
        </w:rPr>
        <w:t>)]</w:t>
      </w:r>
    </w:p>
    <w:p w14:paraId="02D6A0BA" w14:textId="7C2E6626" w:rsidR="000B4C97" w:rsidRDefault="000B4C97" w:rsidP="000B4C97">
      <w:pPr>
        <w:ind w:left="360"/>
        <w:rPr>
          <w:rFonts w:ascii="Consolas" w:hAnsi="Consolas" w:cs="Consolas"/>
          <w:color w:val="000000"/>
          <w:sz w:val="19"/>
          <w:szCs w:val="19"/>
        </w:rPr>
      </w:pPr>
      <w:r w:rsidRPr="000B4C97">
        <w:rPr>
          <w:rFonts w:ascii="Consolas" w:hAnsi="Consolas" w:cs="Consolas"/>
          <w:color w:val="0000FF"/>
          <w:sz w:val="19"/>
          <w:szCs w:val="19"/>
        </w:rPr>
        <w:t>public</w:t>
      </w:r>
      <w:r w:rsidRPr="000B4C97">
        <w:rPr>
          <w:rFonts w:ascii="Consolas" w:hAnsi="Consolas" w:cs="Consolas"/>
          <w:color w:val="000000"/>
          <w:sz w:val="19"/>
          <w:szCs w:val="19"/>
        </w:rPr>
        <w:t xml:space="preserve"> </w:t>
      </w:r>
      <w:r w:rsidRPr="000B4C97">
        <w:rPr>
          <w:rFonts w:ascii="Consolas" w:hAnsi="Consolas" w:cs="Consolas"/>
          <w:color w:val="0000FF"/>
          <w:sz w:val="19"/>
          <w:szCs w:val="19"/>
        </w:rPr>
        <w:t>virtual</w:t>
      </w:r>
      <w:r w:rsidRPr="000B4C97">
        <w:rPr>
          <w:rFonts w:ascii="Consolas" w:hAnsi="Consolas" w:cs="Consolas"/>
          <w:color w:val="000000"/>
          <w:sz w:val="19"/>
          <w:szCs w:val="19"/>
        </w:rPr>
        <w:t xml:space="preserve"> </w:t>
      </w:r>
      <w:r w:rsidRPr="004F6942">
        <w:rPr>
          <w:rFonts w:ascii="Consolas" w:hAnsi="Consolas" w:cs="Consolas"/>
          <w:color w:val="2B91AF"/>
          <w:sz w:val="19"/>
          <w:szCs w:val="19"/>
        </w:rPr>
        <w:t>IList</w:t>
      </w:r>
      <w:r w:rsidRPr="000B4C97">
        <w:rPr>
          <w:rFonts w:ascii="Consolas" w:hAnsi="Consolas" w:cs="Consolas"/>
          <w:color w:val="000000"/>
          <w:sz w:val="19"/>
          <w:szCs w:val="19"/>
        </w:rPr>
        <w:t>&lt;</w:t>
      </w:r>
      <w:r w:rsidRPr="000B4C97">
        <w:rPr>
          <w:rFonts w:ascii="Consolas" w:hAnsi="Consolas" w:cs="Consolas"/>
          <w:color w:val="0000FF"/>
          <w:sz w:val="19"/>
          <w:szCs w:val="19"/>
        </w:rPr>
        <w:t>string</w:t>
      </w:r>
      <w:r w:rsidRPr="000B4C97">
        <w:rPr>
          <w:rFonts w:ascii="Consolas" w:hAnsi="Consolas" w:cs="Consolas"/>
          <w:color w:val="000000"/>
          <w:sz w:val="19"/>
          <w:szCs w:val="19"/>
        </w:rPr>
        <w:t xml:space="preserve">&gt; Accomplishments </w:t>
      </w:r>
      <w:proofErr w:type="gramStart"/>
      <w:r w:rsidRPr="000B4C97">
        <w:rPr>
          <w:rFonts w:ascii="Consolas" w:hAnsi="Consolas" w:cs="Consolas"/>
          <w:color w:val="000000"/>
          <w:sz w:val="19"/>
          <w:szCs w:val="19"/>
        </w:rPr>
        <w:t xml:space="preserve">{ </w:t>
      </w:r>
      <w:r w:rsidRPr="000B4C97">
        <w:rPr>
          <w:rFonts w:ascii="Consolas" w:hAnsi="Consolas" w:cs="Consolas"/>
          <w:color w:val="0000FF"/>
          <w:sz w:val="19"/>
          <w:szCs w:val="19"/>
        </w:rPr>
        <w:t>get</w:t>
      </w:r>
      <w:proofErr w:type="gramEnd"/>
      <w:r w:rsidRPr="000B4C97">
        <w:rPr>
          <w:rFonts w:ascii="Consolas" w:hAnsi="Consolas" w:cs="Consolas"/>
          <w:color w:val="000000"/>
          <w:sz w:val="19"/>
          <w:szCs w:val="19"/>
        </w:rPr>
        <w:t xml:space="preserve">; </w:t>
      </w:r>
      <w:r w:rsidRPr="000B4C97">
        <w:rPr>
          <w:rFonts w:ascii="Consolas" w:hAnsi="Consolas" w:cs="Consolas"/>
          <w:color w:val="0000FF"/>
          <w:sz w:val="19"/>
          <w:szCs w:val="19"/>
        </w:rPr>
        <w:t>set</w:t>
      </w:r>
      <w:r w:rsidRPr="000B4C97">
        <w:rPr>
          <w:rFonts w:ascii="Consolas" w:hAnsi="Consolas" w:cs="Consolas"/>
          <w:color w:val="000000"/>
          <w:sz w:val="19"/>
          <w:szCs w:val="19"/>
        </w:rPr>
        <w:t>; }</w:t>
      </w:r>
    </w:p>
    <w:p w14:paraId="1B11B84B" w14:textId="4834897B" w:rsidR="004F6942" w:rsidRDefault="008E2AE3" w:rsidP="008E2AE3">
      <w:r>
        <w:rPr>
          <w:b/>
        </w:rPr>
        <w:t>Remarks:</w:t>
      </w:r>
      <w:r>
        <w:t xml:space="preserve"> The </w:t>
      </w:r>
      <w:r>
        <w:rPr>
          <w:b/>
        </w:rPr>
        <w:t>UIHint</w:t>
      </w:r>
      <w:r>
        <w:t xml:space="preserve"> </w:t>
      </w:r>
      <w:r w:rsidR="00053DC9">
        <w:t xml:space="preserve">needs to point to the name of the view stored within the </w:t>
      </w:r>
      <w:r w:rsidR="00053DC9">
        <w:rPr>
          <w:b/>
        </w:rPr>
        <w:t>Views | Shared</w:t>
      </w:r>
      <w:r w:rsidR="0044026D">
        <w:rPr>
          <w:b/>
        </w:rPr>
        <w:t xml:space="preserve"> | DisplayTemplates</w:t>
      </w:r>
      <w:r w:rsidR="00053DC9">
        <w:t xml:space="preserve"> folder</w:t>
      </w:r>
      <w:r w:rsidR="00662E24">
        <w:t xml:space="preserve">. Now you can use the </w:t>
      </w:r>
      <w:r w:rsidR="00662E24">
        <w:rPr>
          <w:b/>
        </w:rPr>
        <w:t>PropertyFor</w:t>
      </w:r>
      <w:r w:rsidR="00662E24">
        <w:t xml:space="preserve"> Html helper method and it will </w:t>
      </w:r>
      <w:r w:rsidR="00A66C49">
        <w:t xml:space="preserve">use the partial view when rendering the property on the page but still give you </w:t>
      </w:r>
      <w:r w:rsidR="00D228E1">
        <w:t>editing ability in On-Page Edit mode. The next steps will test this.</w:t>
      </w:r>
    </w:p>
    <w:p w14:paraId="7D3F86F0" w14:textId="72DEEEC3" w:rsidR="00D228E1" w:rsidRPr="00E46E9D" w:rsidRDefault="00EA0684" w:rsidP="008C604E">
      <w:pPr>
        <w:pStyle w:val="ListParagraph"/>
        <w:numPr>
          <w:ilvl w:val="0"/>
          <w:numId w:val="12"/>
        </w:numPr>
      </w:pPr>
      <w:r>
        <w:t xml:space="preserve">Edit the </w:t>
      </w:r>
      <w:r>
        <w:rPr>
          <w:b/>
        </w:rPr>
        <w:t>Views | BioPage | Index.cshtml</w:t>
      </w:r>
      <w:r>
        <w:t xml:space="preserve"> file</w:t>
      </w:r>
      <w:r w:rsidR="00A85318">
        <w:t xml:space="preserve"> and replace the whole </w:t>
      </w:r>
      <w:r w:rsidR="00A85318">
        <w:rPr>
          <w:b/>
        </w:rPr>
        <w:t>&lt;ul&gt;</w:t>
      </w:r>
      <w:r w:rsidR="00A85318">
        <w:t xml:space="preserve"> block with</w:t>
      </w:r>
      <w:r w:rsidR="0054218F">
        <w:t>:</w:t>
      </w:r>
      <w:r w:rsidR="00A85318">
        <w:t xml:space="preserve"> </w:t>
      </w:r>
      <w:r w:rsidR="00E00671">
        <w:rPr>
          <w:rFonts w:ascii="Consolas" w:hAnsi="Consolas" w:cs="Consolas"/>
          <w:color w:val="000000"/>
          <w:sz w:val="19"/>
          <w:szCs w:val="19"/>
          <w:highlight w:val="yellow"/>
        </w:rPr>
        <w:t>@</w:t>
      </w:r>
      <w:r w:rsidR="00E00671">
        <w:rPr>
          <w:rFonts w:ascii="Consolas" w:hAnsi="Consolas" w:cs="Consolas"/>
          <w:color w:val="000000"/>
          <w:sz w:val="19"/>
          <w:szCs w:val="19"/>
        </w:rPr>
        <w:t xml:space="preserve">Html.PropertyFor(m =&gt; </w:t>
      </w:r>
      <w:proofErr w:type="gramStart"/>
      <w:r w:rsidR="00E00671">
        <w:rPr>
          <w:rFonts w:ascii="Consolas" w:hAnsi="Consolas" w:cs="Consolas"/>
          <w:color w:val="000000"/>
          <w:sz w:val="19"/>
          <w:szCs w:val="19"/>
        </w:rPr>
        <w:t>m.Accomplishments</w:t>
      </w:r>
      <w:proofErr w:type="gramEnd"/>
      <w:r w:rsidR="00E00671">
        <w:rPr>
          <w:rFonts w:ascii="Consolas" w:hAnsi="Consolas" w:cs="Consolas"/>
          <w:color w:val="000000"/>
          <w:sz w:val="19"/>
          <w:szCs w:val="19"/>
        </w:rPr>
        <w:t>)</w:t>
      </w:r>
    </w:p>
    <w:p w14:paraId="12139ECA" w14:textId="77777777" w:rsidR="00E46E9D" w:rsidRDefault="00E46E9D" w:rsidP="008C604E">
      <w:pPr>
        <w:pStyle w:val="ListParagraph"/>
        <w:numPr>
          <w:ilvl w:val="0"/>
          <w:numId w:val="12"/>
        </w:numPr>
        <w:spacing w:after="120" w:line="240" w:lineRule="auto"/>
      </w:pPr>
      <w:r>
        <w:t xml:space="preserve">Run the site and navigate to </w:t>
      </w:r>
      <w:r>
        <w:rPr>
          <w:b/>
        </w:rPr>
        <w:t>episerver/cms</w:t>
      </w:r>
      <w:r>
        <w:t xml:space="preserve">, log in as </w:t>
      </w:r>
      <w:r>
        <w:rPr>
          <w:b/>
        </w:rPr>
        <w:t>Admin</w:t>
      </w:r>
      <w:r>
        <w:t>.</w:t>
      </w:r>
    </w:p>
    <w:p w14:paraId="6D7A90D8" w14:textId="5BEEEBD1" w:rsidR="00E46E9D" w:rsidRDefault="00E46E9D" w:rsidP="008C604E">
      <w:pPr>
        <w:pStyle w:val="ListParagraph"/>
        <w:numPr>
          <w:ilvl w:val="0"/>
          <w:numId w:val="12"/>
        </w:numPr>
      </w:pPr>
      <w:r>
        <w:t xml:space="preserve">In the navigation panel, click to select the </w:t>
      </w:r>
      <w:r>
        <w:rPr>
          <w:b/>
        </w:rPr>
        <w:t>Swedish Chef</w:t>
      </w:r>
      <w:r>
        <w:t xml:space="preserve"> page</w:t>
      </w:r>
      <w:r w:rsidR="004C6C48">
        <w:t xml:space="preserve"> </w:t>
      </w:r>
      <w:r>
        <w:t xml:space="preserve">and note that the </w:t>
      </w:r>
      <w:r>
        <w:rPr>
          <w:b/>
        </w:rPr>
        <w:t>Accomplishments</w:t>
      </w:r>
      <w:r>
        <w:t xml:space="preserve"> list</w:t>
      </w:r>
      <w:r w:rsidR="00DA1A5A">
        <w:t xml:space="preserve"> can now be edited in </w:t>
      </w:r>
      <w:r w:rsidR="00DA1A5A">
        <w:rPr>
          <w:b/>
        </w:rPr>
        <w:t>On-Page Editing</w:t>
      </w:r>
      <w:r w:rsidR="00DA1A5A">
        <w:t xml:space="preserve"> mode</w:t>
      </w:r>
      <w:r w:rsidR="00D700C8">
        <w:t xml:space="preserve"> </w:t>
      </w:r>
      <w:r w:rsidR="004C6C48">
        <w:t>and renders correctly as an unordered list.</w:t>
      </w:r>
    </w:p>
    <w:p w14:paraId="77D9A895" w14:textId="13748F81" w:rsidR="00125C82" w:rsidRDefault="00125C82" w:rsidP="00125C82">
      <w:r>
        <w:rPr>
          <w:b/>
        </w:rPr>
        <w:t>Remarks:</w:t>
      </w:r>
      <w:r>
        <w:t xml:space="preserve"> This method is </w:t>
      </w:r>
      <w:r w:rsidR="00AC3D66">
        <w:t>arguably better for reusability. If you just needed it for a single view</w:t>
      </w:r>
      <w:r w:rsidR="00283BF0">
        <w:t xml:space="preserve"> or you wanted a more custom rendering,</w:t>
      </w:r>
      <w:r w:rsidR="00AC3D66">
        <w:t xml:space="preserve"> then using the first method with </w:t>
      </w:r>
      <w:r w:rsidR="00283BF0">
        <w:t xml:space="preserve">the </w:t>
      </w:r>
      <w:r w:rsidR="00283BF0">
        <w:rPr>
          <w:b/>
        </w:rPr>
        <w:t>EditAttributes</w:t>
      </w:r>
      <w:r w:rsidR="00283BF0">
        <w:t xml:space="preserve"> Html helper </w:t>
      </w:r>
      <w:r w:rsidR="00543ACB">
        <w:t>could be the way to go.</w:t>
      </w:r>
    </w:p>
    <w:p w14:paraId="79B20D2B" w14:textId="6FA75B5B" w:rsidR="007A6F58" w:rsidRDefault="003F642E" w:rsidP="009679B8">
      <w:pPr>
        <w:pStyle w:val="Heading1"/>
      </w:pPr>
      <w:bookmarkStart w:id="21" w:name="_Toc9338994"/>
      <w:r>
        <w:t>Defining Blocks</w:t>
      </w:r>
      <w:bookmarkEnd w:id="21"/>
    </w:p>
    <w:p w14:paraId="503496ED" w14:textId="77777777" w:rsidR="00342998" w:rsidRPr="0009032D" w:rsidRDefault="00342998" w:rsidP="00342998">
      <w:pPr>
        <w:pStyle w:val="Heading2"/>
      </w:pPr>
      <w:bookmarkStart w:id="22" w:name="_Toc9338995"/>
      <w:r>
        <w:t>Creating an editorial block type</w:t>
      </w:r>
      <w:bookmarkEnd w:id="22"/>
    </w:p>
    <w:p w14:paraId="0C8EF3EB" w14:textId="338685FE" w:rsidR="00342998" w:rsidRDefault="00342998" w:rsidP="008C604E">
      <w:pPr>
        <w:pStyle w:val="ListParagraph"/>
        <w:numPr>
          <w:ilvl w:val="0"/>
          <w:numId w:val="13"/>
        </w:numPr>
        <w:spacing w:after="120" w:line="240" w:lineRule="auto"/>
        <w:contextualSpacing w:val="0"/>
      </w:pPr>
      <w:r>
        <w:t xml:space="preserve">In Solution Explorer, expand </w:t>
      </w:r>
      <w:r w:rsidRPr="00A04BAE">
        <w:rPr>
          <w:b/>
        </w:rPr>
        <w:t>Models</w:t>
      </w:r>
      <w:r>
        <w:t xml:space="preserve">, right-click </w:t>
      </w:r>
      <w:r>
        <w:rPr>
          <w:b/>
        </w:rPr>
        <w:t>Blocks</w:t>
      </w:r>
      <w:r>
        <w:t xml:space="preserve">, and click </w:t>
      </w:r>
      <w:r w:rsidRPr="00A04BAE">
        <w:rPr>
          <w:b/>
        </w:rPr>
        <w:t>Add</w:t>
      </w:r>
      <w:r w:rsidRPr="00EC1F7F">
        <w:t xml:space="preserve"> | </w:t>
      </w:r>
      <w:r w:rsidRPr="00A04BAE">
        <w:rPr>
          <w:b/>
        </w:rPr>
        <w:t>New Item</w:t>
      </w:r>
      <w:r>
        <w:t xml:space="preserve">…, or press </w:t>
      </w:r>
      <w:r w:rsidRPr="00EC1F7F">
        <w:rPr>
          <w:i/>
        </w:rPr>
        <w:t>Ctrl</w:t>
      </w:r>
      <w:r>
        <w:t xml:space="preserve"> + </w:t>
      </w:r>
      <w:r w:rsidRPr="00EC1F7F">
        <w:rPr>
          <w:i/>
        </w:rPr>
        <w:t>Shift</w:t>
      </w:r>
      <w:r>
        <w:t xml:space="preserve"> + </w:t>
      </w:r>
      <w:r w:rsidRPr="00EC1F7F">
        <w:rPr>
          <w:i/>
        </w:rPr>
        <w:t>A</w:t>
      </w:r>
      <w:r>
        <w:t>.</w:t>
      </w:r>
    </w:p>
    <w:p w14:paraId="63302E79" w14:textId="4B81BFB1" w:rsidR="00342998" w:rsidRDefault="00342998" w:rsidP="008C604E">
      <w:pPr>
        <w:pStyle w:val="ListParagraph"/>
        <w:keepNext/>
        <w:numPr>
          <w:ilvl w:val="0"/>
          <w:numId w:val="13"/>
        </w:numPr>
        <w:spacing w:after="120" w:line="240" w:lineRule="auto"/>
        <w:contextualSpacing w:val="0"/>
      </w:pPr>
      <w:r>
        <w:t xml:space="preserve">In </w:t>
      </w:r>
      <w:r w:rsidRPr="00E61F4A">
        <w:rPr>
          <w:b/>
        </w:rPr>
        <w:t>Add New Item</w:t>
      </w:r>
      <w:r w:rsidR="00055FCA">
        <w:rPr>
          <w:b/>
        </w:rPr>
        <w:t xml:space="preserve"> </w:t>
      </w:r>
      <w:r w:rsidR="00055FCA">
        <w:t>dialog</w:t>
      </w:r>
      <w:r>
        <w:t xml:space="preserve">, navigate to </w:t>
      </w:r>
      <w:r w:rsidRPr="00E61F4A">
        <w:rPr>
          <w:b/>
        </w:rPr>
        <w:t>Installed</w:t>
      </w:r>
      <w:r>
        <w:t xml:space="preserve"> | </w:t>
      </w:r>
      <w:r w:rsidRPr="00E61F4A">
        <w:rPr>
          <w:b/>
        </w:rPr>
        <w:t>Visual C#</w:t>
      </w:r>
      <w:r>
        <w:t xml:space="preserve"> | </w:t>
      </w:r>
      <w:r w:rsidRPr="00E61F4A">
        <w:rPr>
          <w:b/>
        </w:rPr>
        <w:t>Episerver</w:t>
      </w:r>
      <w:r>
        <w:t xml:space="preserve">, choose </w:t>
      </w:r>
      <w:r>
        <w:rPr>
          <w:b/>
        </w:rPr>
        <w:t>Block</w:t>
      </w:r>
      <w:r w:rsidRPr="00E61F4A">
        <w:rPr>
          <w:b/>
        </w:rPr>
        <w:t xml:space="preserve"> Type</w:t>
      </w:r>
      <w:r>
        <w:t xml:space="preserve">, enter </w:t>
      </w:r>
      <w:r>
        <w:rPr>
          <w:b/>
        </w:rPr>
        <w:t>EditorialBlock</w:t>
      </w:r>
      <w:r w:rsidRPr="00E61F4A">
        <w:rPr>
          <w:b/>
        </w:rPr>
        <w:t>.cs</w:t>
      </w:r>
      <w:r>
        <w:t xml:space="preserve"> for the Name, and click </w:t>
      </w:r>
      <w:r>
        <w:rPr>
          <w:b/>
        </w:rPr>
        <w:t>Add</w:t>
      </w:r>
      <w:r>
        <w:t>.</w:t>
      </w:r>
    </w:p>
    <w:p w14:paraId="4A73C953" w14:textId="77777777" w:rsidR="00342998" w:rsidRDefault="00342998" w:rsidP="008C604E">
      <w:pPr>
        <w:pStyle w:val="ListParagraph"/>
        <w:numPr>
          <w:ilvl w:val="0"/>
          <w:numId w:val="13"/>
        </w:numPr>
        <w:spacing w:after="120" w:line="240" w:lineRule="auto"/>
        <w:contextualSpacing w:val="0"/>
      </w:pPr>
      <w:r>
        <w:t xml:space="preserve">Change the </w:t>
      </w:r>
      <w:r w:rsidRPr="00C24787">
        <w:rPr>
          <w:b/>
        </w:rPr>
        <w:t>DisplayName</w:t>
      </w:r>
      <w:r>
        <w:t xml:space="preserve"> to </w:t>
      </w:r>
      <w:r>
        <w:rPr>
          <w:b/>
        </w:rPr>
        <w:t>Editorial</w:t>
      </w:r>
      <w:r>
        <w:t>.</w:t>
      </w:r>
    </w:p>
    <w:p w14:paraId="1A80A3B7" w14:textId="6F8C1A6D" w:rsidR="00342998" w:rsidRDefault="00342998" w:rsidP="008C604E">
      <w:pPr>
        <w:pStyle w:val="ListParagraph"/>
        <w:numPr>
          <w:ilvl w:val="0"/>
          <w:numId w:val="13"/>
        </w:numPr>
        <w:spacing w:after="120" w:line="240" w:lineRule="auto"/>
        <w:contextualSpacing w:val="0"/>
      </w:pPr>
      <w:r>
        <w:t xml:space="preserve">Add a </w:t>
      </w:r>
      <w:r w:rsidRPr="00C24787">
        <w:rPr>
          <w:b/>
        </w:rPr>
        <w:t>Description</w:t>
      </w:r>
      <w:r>
        <w:t xml:space="preserve"> of “</w:t>
      </w:r>
      <w:r w:rsidRPr="0042721A">
        <w:t xml:space="preserve">Use this </w:t>
      </w:r>
      <w:r>
        <w:t>for a rich editorial text that will be reused in multiple places</w:t>
      </w:r>
      <w:r w:rsidRPr="0042721A">
        <w:t>.</w:t>
      </w:r>
      <w:r>
        <w:t>”</w:t>
      </w:r>
    </w:p>
    <w:p w14:paraId="5619B41C" w14:textId="1427F1E9" w:rsidR="00342998" w:rsidRDefault="00342998" w:rsidP="008C604E">
      <w:pPr>
        <w:pStyle w:val="ListParagraph"/>
        <w:numPr>
          <w:ilvl w:val="0"/>
          <w:numId w:val="13"/>
        </w:numPr>
        <w:spacing w:after="120" w:line="240" w:lineRule="auto"/>
        <w:contextualSpacing w:val="0"/>
      </w:pPr>
      <w:r>
        <w:t xml:space="preserve">Add an </w:t>
      </w:r>
      <w:r w:rsidRPr="00040096">
        <w:rPr>
          <w:b/>
        </w:rPr>
        <w:t>XhtmlString</w:t>
      </w:r>
      <w:r>
        <w:t xml:space="preserve"> property named </w:t>
      </w:r>
      <w:r w:rsidRPr="00040096">
        <w:rPr>
          <w:b/>
        </w:rPr>
        <w:t>MainBody</w:t>
      </w:r>
      <w:r w:rsidR="00682E1E">
        <w:t>, y</w:t>
      </w:r>
      <w:r>
        <w:t>our code should look something like the following:</w:t>
      </w:r>
    </w:p>
    <w:p w14:paraId="7525968B" w14:textId="77777777" w:rsidR="00D74863" w:rsidRPr="00D74863" w:rsidRDefault="00D74863" w:rsidP="00D74863">
      <w:pPr>
        <w:autoSpaceDE w:val="0"/>
        <w:autoSpaceDN w:val="0"/>
        <w:adjustRightInd w:val="0"/>
        <w:spacing w:after="0" w:line="240" w:lineRule="auto"/>
        <w:rPr>
          <w:rFonts w:ascii="Consolas" w:hAnsi="Consolas" w:cs="Consolas"/>
          <w:color w:val="000000"/>
          <w:sz w:val="19"/>
          <w:szCs w:val="19"/>
        </w:rPr>
      </w:pPr>
      <w:r w:rsidRPr="00D74863">
        <w:rPr>
          <w:rFonts w:ascii="Consolas" w:hAnsi="Consolas" w:cs="Consolas"/>
          <w:color w:val="000000"/>
          <w:sz w:val="19"/>
          <w:szCs w:val="19"/>
        </w:rPr>
        <w:t>[</w:t>
      </w:r>
      <w:proofErr w:type="gramStart"/>
      <w:r w:rsidRPr="00D74863">
        <w:rPr>
          <w:rFonts w:ascii="Consolas" w:hAnsi="Consolas" w:cs="Consolas"/>
          <w:color w:val="2B91AF"/>
          <w:sz w:val="19"/>
          <w:szCs w:val="19"/>
        </w:rPr>
        <w:t>ContentType</w:t>
      </w:r>
      <w:r w:rsidRPr="00D74863">
        <w:rPr>
          <w:rFonts w:ascii="Consolas" w:hAnsi="Consolas" w:cs="Consolas"/>
          <w:color w:val="000000"/>
          <w:sz w:val="19"/>
          <w:szCs w:val="19"/>
        </w:rPr>
        <w:t>(</w:t>
      </w:r>
      <w:proofErr w:type="gramEnd"/>
      <w:r w:rsidRPr="00D74863">
        <w:rPr>
          <w:rFonts w:ascii="Consolas" w:hAnsi="Consolas" w:cs="Consolas"/>
          <w:color w:val="000000"/>
          <w:sz w:val="19"/>
          <w:szCs w:val="19"/>
        </w:rPr>
        <w:t xml:space="preserve">DisplayName = </w:t>
      </w:r>
      <w:r w:rsidRPr="00D74863">
        <w:rPr>
          <w:rFonts w:ascii="Consolas" w:hAnsi="Consolas" w:cs="Consolas"/>
          <w:color w:val="A31515"/>
          <w:sz w:val="19"/>
          <w:szCs w:val="19"/>
        </w:rPr>
        <w:t>"Editorial"</w:t>
      </w:r>
      <w:r w:rsidRPr="00D74863">
        <w:rPr>
          <w:rFonts w:ascii="Consolas" w:hAnsi="Consolas" w:cs="Consolas"/>
          <w:color w:val="000000"/>
          <w:sz w:val="19"/>
          <w:szCs w:val="19"/>
        </w:rPr>
        <w:t xml:space="preserve">, GUID = </w:t>
      </w:r>
      <w:r w:rsidRPr="00D74863">
        <w:rPr>
          <w:rFonts w:ascii="Consolas" w:hAnsi="Consolas" w:cs="Consolas"/>
          <w:color w:val="A31515"/>
          <w:sz w:val="19"/>
          <w:szCs w:val="19"/>
        </w:rPr>
        <w:t>"c4abefcb-bc4a-4986-b265-2448ee0b6dbe"</w:t>
      </w:r>
      <w:r w:rsidRPr="00D74863">
        <w:rPr>
          <w:rFonts w:ascii="Consolas" w:hAnsi="Consolas" w:cs="Consolas"/>
          <w:color w:val="000000"/>
          <w:sz w:val="19"/>
          <w:szCs w:val="19"/>
        </w:rPr>
        <w:t>,</w:t>
      </w:r>
    </w:p>
    <w:p w14:paraId="3E0D40CA" w14:textId="77777777" w:rsidR="00D74863" w:rsidRPr="00D74863" w:rsidRDefault="00D74863" w:rsidP="00D74863">
      <w:pPr>
        <w:autoSpaceDE w:val="0"/>
        <w:autoSpaceDN w:val="0"/>
        <w:adjustRightInd w:val="0"/>
        <w:spacing w:after="0" w:line="240" w:lineRule="auto"/>
        <w:rPr>
          <w:rFonts w:ascii="Consolas" w:hAnsi="Consolas" w:cs="Consolas"/>
          <w:color w:val="000000"/>
          <w:sz w:val="19"/>
          <w:szCs w:val="19"/>
        </w:rPr>
      </w:pPr>
      <w:r w:rsidRPr="00D74863">
        <w:rPr>
          <w:rFonts w:ascii="Consolas" w:hAnsi="Consolas" w:cs="Consolas"/>
          <w:color w:val="000000"/>
          <w:sz w:val="19"/>
          <w:szCs w:val="19"/>
        </w:rPr>
        <w:lastRenderedPageBreak/>
        <w:t xml:space="preserve">    Description = </w:t>
      </w:r>
      <w:r w:rsidRPr="00D74863">
        <w:rPr>
          <w:rFonts w:ascii="Consolas" w:hAnsi="Consolas" w:cs="Consolas"/>
          <w:color w:val="A31515"/>
          <w:sz w:val="19"/>
          <w:szCs w:val="19"/>
        </w:rPr>
        <w:t>"Use this for a rich editorial text that will be reused in multiple places."</w:t>
      </w:r>
      <w:r w:rsidRPr="00D74863">
        <w:rPr>
          <w:rFonts w:ascii="Consolas" w:hAnsi="Consolas" w:cs="Consolas"/>
          <w:color w:val="000000"/>
          <w:sz w:val="19"/>
          <w:szCs w:val="19"/>
        </w:rPr>
        <w:t>)]</w:t>
      </w:r>
    </w:p>
    <w:p w14:paraId="1D7B6D9C" w14:textId="77777777" w:rsidR="00D74863" w:rsidRPr="00D74863" w:rsidRDefault="00D74863" w:rsidP="00D74863">
      <w:pPr>
        <w:autoSpaceDE w:val="0"/>
        <w:autoSpaceDN w:val="0"/>
        <w:adjustRightInd w:val="0"/>
        <w:spacing w:after="0" w:line="240" w:lineRule="auto"/>
        <w:rPr>
          <w:rFonts w:ascii="Consolas" w:hAnsi="Consolas" w:cs="Consolas"/>
          <w:color w:val="000000"/>
          <w:sz w:val="19"/>
          <w:szCs w:val="19"/>
        </w:rPr>
      </w:pPr>
      <w:r w:rsidRPr="00D74863">
        <w:rPr>
          <w:rFonts w:ascii="Consolas" w:hAnsi="Consolas" w:cs="Consolas"/>
          <w:color w:val="0000FF"/>
          <w:sz w:val="19"/>
          <w:szCs w:val="19"/>
        </w:rPr>
        <w:t>public</w:t>
      </w:r>
      <w:r w:rsidRPr="00D74863">
        <w:rPr>
          <w:rFonts w:ascii="Consolas" w:hAnsi="Consolas" w:cs="Consolas"/>
          <w:color w:val="000000"/>
          <w:sz w:val="19"/>
          <w:szCs w:val="19"/>
        </w:rPr>
        <w:t xml:space="preserve"> </w:t>
      </w:r>
      <w:r w:rsidRPr="00D74863">
        <w:rPr>
          <w:rFonts w:ascii="Consolas" w:hAnsi="Consolas" w:cs="Consolas"/>
          <w:color w:val="0000FF"/>
          <w:sz w:val="19"/>
          <w:szCs w:val="19"/>
        </w:rPr>
        <w:t>class</w:t>
      </w:r>
      <w:r w:rsidRPr="00D74863">
        <w:rPr>
          <w:rFonts w:ascii="Consolas" w:hAnsi="Consolas" w:cs="Consolas"/>
          <w:color w:val="000000"/>
          <w:sz w:val="19"/>
          <w:szCs w:val="19"/>
        </w:rPr>
        <w:t xml:space="preserve"> </w:t>
      </w:r>
      <w:proofErr w:type="gramStart"/>
      <w:r w:rsidRPr="00D74863">
        <w:rPr>
          <w:rFonts w:ascii="Consolas" w:hAnsi="Consolas" w:cs="Consolas"/>
          <w:color w:val="2B91AF"/>
          <w:sz w:val="19"/>
          <w:szCs w:val="19"/>
        </w:rPr>
        <w:t>EditorialBlock</w:t>
      </w:r>
      <w:r w:rsidRPr="00D74863">
        <w:rPr>
          <w:rFonts w:ascii="Consolas" w:hAnsi="Consolas" w:cs="Consolas"/>
          <w:color w:val="000000"/>
          <w:sz w:val="19"/>
          <w:szCs w:val="19"/>
        </w:rPr>
        <w:t xml:space="preserve"> :</w:t>
      </w:r>
      <w:proofErr w:type="gramEnd"/>
      <w:r w:rsidRPr="00D74863">
        <w:rPr>
          <w:rFonts w:ascii="Consolas" w:hAnsi="Consolas" w:cs="Consolas"/>
          <w:color w:val="000000"/>
          <w:sz w:val="19"/>
          <w:szCs w:val="19"/>
        </w:rPr>
        <w:t xml:space="preserve"> </w:t>
      </w:r>
      <w:r w:rsidRPr="00D74863">
        <w:rPr>
          <w:rFonts w:ascii="Consolas" w:hAnsi="Consolas" w:cs="Consolas"/>
          <w:color w:val="2B91AF"/>
          <w:sz w:val="19"/>
          <w:szCs w:val="19"/>
        </w:rPr>
        <w:t>BlockData</w:t>
      </w:r>
    </w:p>
    <w:p w14:paraId="2328C68D" w14:textId="77777777" w:rsidR="00D74863" w:rsidRPr="00D74863" w:rsidRDefault="00D74863" w:rsidP="00D74863">
      <w:pPr>
        <w:autoSpaceDE w:val="0"/>
        <w:autoSpaceDN w:val="0"/>
        <w:adjustRightInd w:val="0"/>
        <w:spacing w:after="0" w:line="240" w:lineRule="auto"/>
        <w:rPr>
          <w:rFonts w:ascii="Consolas" w:hAnsi="Consolas" w:cs="Consolas"/>
          <w:color w:val="000000"/>
          <w:sz w:val="19"/>
          <w:szCs w:val="19"/>
        </w:rPr>
      </w:pPr>
      <w:r w:rsidRPr="00D74863">
        <w:rPr>
          <w:rFonts w:ascii="Consolas" w:hAnsi="Consolas" w:cs="Consolas"/>
          <w:color w:val="000000"/>
          <w:sz w:val="19"/>
          <w:szCs w:val="19"/>
        </w:rPr>
        <w:t>{</w:t>
      </w:r>
    </w:p>
    <w:p w14:paraId="6E55D0A2" w14:textId="77777777" w:rsidR="00D74863" w:rsidRPr="00D74863" w:rsidRDefault="00D74863" w:rsidP="00D74863">
      <w:pPr>
        <w:autoSpaceDE w:val="0"/>
        <w:autoSpaceDN w:val="0"/>
        <w:adjustRightInd w:val="0"/>
        <w:spacing w:after="0" w:line="240" w:lineRule="auto"/>
        <w:rPr>
          <w:rFonts w:ascii="Consolas" w:hAnsi="Consolas" w:cs="Consolas"/>
          <w:color w:val="000000"/>
          <w:sz w:val="19"/>
          <w:szCs w:val="19"/>
        </w:rPr>
      </w:pPr>
      <w:r w:rsidRPr="00D74863">
        <w:rPr>
          <w:rFonts w:ascii="Consolas" w:hAnsi="Consolas" w:cs="Consolas"/>
          <w:color w:val="000000"/>
          <w:sz w:val="19"/>
          <w:szCs w:val="19"/>
        </w:rPr>
        <w:t xml:space="preserve">    [</w:t>
      </w:r>
      <w:proofErr w:type="gramStart"/>
      <w:r w:rsidRPr="00D74863">
        <w:rPr>
          <w:rFonts w:ascii="Consolas" w:hAnsi="Consolas" w:cs="Consolas"/>
          <w:color w:val="2B91AF"/>
          <w:sz w:val="19"/>
          <w:szCs w:val="19"/>
        </w:rPr>
        <w:t>Display</w:t>
      </w:r>
      <w:r w:rsidRPr="00D74863">
        <w:rPr>
          <w:rFonts w:ascii="Consolas" w:hAnsi="Consolas" w:cs="Consolas"/>
          <w:color w:val="000000"/>
          <w:sz w:val="19"/>
          <w:szCs w:val="19"/>
        </w:rPr>
        <w:t>(</w:t>
      </w:r>
      <w:proofErr w:type="gramEnd"/>
      <w:r w:rsidRPr="00D74863">
        <w:rPr>
          <w:rFonts w:ascii="Consolas" w:hAnsi="Consolas" w:cs="Consolas"/>
          <w:color w:val="000000"/>
          <w:sz w:val="19"/>
          <w:szCs w:val="19"/>
        </w:rPr>
        <w:t xml:space="preserve">Name = </w:t>
      </w:r>
      <w:r w:rsidRPr="00D74863">
        <w:rPr>
          <w:rFonts w:ascii="Consolas" w:hAnsi="Consolas" w:cs="Consolas"/>
          <w:color w:val="A31515"/>
          <w:sz w:val="19"/>
          <w:szCs w:val="19"/>
        </w:rPr>
        <w:t>"Main body"</w:t>
      </w:r>
      <w:r w:rsidRPr="00D74863">
        <w:rPr>
          <w:rFonts w:ascii="Consolas" w:hAnsi="Consolas" w:cs="Consolas"/>
          <w:color w:val="000000"/>
          <w:sz w:val="19"/>
          <w:szCs w:val="19"/>
        </w:rPr>
        <w:t>,</w:t>
      </w:r>
    </w:p>
    <w:p w14:paraId="6D31C6A4" w14:textId="77777777" w:rsidR="00D74863" w:rsidRPr="00D74863" w:rsidRDefault="00D74863" w:rsidP="00D74863">
      <w:pPr>
        <w:autoSpaceDE w:val="0"/>
        <w:autoSpaceDN w:val="0"/>
        <w:adjustRightInd w:val="0"/>
        <w:spacing w:after="0" w:line="240" w:lineRule="auto"/>
        <w:rPr>
          <w:rFonts w:ascii="Consolas" w:hAnsi="Consolas" w:cs="Consolas"/>
          <w:color w:val="000000"/>
          <w:sz w:val="19"/>
          <w:szCs w:val="19"/>
        </w:rPr>
      </w:pPr>
      <w:r w:rsidRPr="00D74863">
        <w:rPr>
          <w:rFonts w:ascii="Consolas" w:hAnsi="Consolas" w:cs="Consolas"/>
          <w:color w:val="000000"/>
          <w:sz w:val="19"/>
          <w:szCs w:val="19"/>
        </w:rPr>
        <w:t xml:space="preserve">        Description = </w:t>
      </w:r>
      <w:r w:rsidRPr="00D74863">
        <w:rPr>
          <w:rFonts w:ascii="Consolas" w:hAnsi="Consolas" w:cs="Consolas"/>
          <w:color w:val="A31515"/>
          <w:sz w:val="19"/>
          <w:szCs w:val="19"/>
        </w:rPr>
        <w:t>"The main body will be shown in the main content area of the page,"</w:t>
      </w:r>
      <w:r w:rsidRPr="00D74863">
        <w:rPr>
          <w:rFonts w:ascii="Consolas" w:hAnsi="Consolas" w:cs="Consolas"/>
          <w:color w:val="000000"/>
          <w:sz w:val="19"/>
          <w:szCs w:val="19"/>
        </w:rPr>
        <w:t xml:space="preserve"> +</w:t>
      </w:r>
    </w:p>
    <w:p w14:paraId="299E8215" w14:textId="77777777" w:rsidR="00D74863" w:rsidRPr="00D74863" w:rsidRDefault="00D74863" w:rsidP="00D74863">
      <w:pPr>
        <w:autoSpaceDE w:val="0"/>
        <w:autoSpaceDN w:val="0"/>
        <w:adjustRightInd w:val="0"/>
        <w:spacing w:after="0" w:line="240" w:lineRule="auto"/>
        <w:rPr>
          <w:rFonts w:ascii="Consolas" w:hAnsi="Consolas" w:cs="Consolas"/>
          <w:color w:val="000000"/>
          <w:sz w:val="19"/>
          <w:szCs w:val="19"/>
        </w:rPr>
      </w:pPr>
      <w:r w:rsidRPr="00D74863">
        <w:rPr>
          <w:rFonts w:ascii="Consolas" w:hAnsi="Consolas" w:cs="Consolas"/>
          <w:color w:val="000000"/>
          <w:sz w:val="19"/>
          <w:szCs w:val="19"/>
        </w:rPr>
        <w:t xml:space="preserve">        </w:t>
      </w:r>
      <w:r w:rsidRPr="00D74863">
        <w:rPr>
          <w:rFonts w:ascii="Consolas" w:hAnsi="Consolas" w:cs="Consolas"/>
          <w:color w:val="A31515"/>
          <w:sz w:val="19"/>
          <w:szCs w:val="19"/>
        </w:rPr>
        <w:t>" using the XHTML-editor you can insert for example text, images and tables."</w:t>
      </w:r>
      <w:r w:rsidRPr="00D74863">
        <w:rPr>
          <w:rFonts w:ascii="Consolas" w:hAnsi="Consolas" w:cs="Consolas"/>
          <w:color w:val="000000"/>
          <w:sz w:val="19"/>
          <w:szCs w:val="19"/>
        </w:rPr>
        <w:t>)]</w:t>
      </w:r>
    </w:p>
    <w:p w14:paraId="40F126E3" w14:textId="77777777" w:rsidR="00D74863" w:rsidRPr="00D74863" w:rsidRDefault="00D74863" w:rsidP="00D74863">
      <w:pPr>
        <w:autoSpaceDE w:val="0"/>
        <w:autoSpaceDN w:val="0"/>
        <w:adjustRightInd w:val="0"/>
        <w:spacing w:after="0" w:line="240" w:lineRule="auto"/>
        <w:rPr>
          <w:rFonts w:ascii="Consolas" w:hAnsi="Consolas" w:cs="Consolas"/>
          <w:color w:val="000000"/>
          <w:sz w:val="19"/>
          <w:szCs w:val="19"/>
        </w:rPr>
      </w:pPr>
      <w:r w:rsidRPr="00D74863">
        <w:rPr>
          <w:rFonts w:ascii="Consolas" w:hAnsi="Consolas" w:cs="Consolas"/>
          <w:color w:val="000000"/>
          <w:sz w:val="19"/>
          <w:szCs w:val="19"/>
        </w:rPr>
        <w:t xml:space="preserve">    </w:t>
      </w:r>
      <w:r w:rsidRPr="00D74863">
        <w:rPr>
          <w:rFonts w:ascii="Consolas" w:hAnsi="Consolas" w:cs="Consolas"/>
          <w:color w:val="0000FF"/>
          <w:sz w:val="19"/>
          <w:szCs w:val="19"/>
        </w:rPr>
        <w:t>public</w:t>
      </w:r>
      <w:r w:rsidRPr="00D74863">
        <w:rPr>
          <w:rFonts w:ascii="Consolas" w:hAnsi="Consolas" w:cs="Consolas"/>
          <w:color w:val="000000"/>
          <w:sz w:val="19"/>
          <w:szCs w:val="19"/>
        </w:rPr>
        <w:t xml:space="preserve"> </w:t>
      </w:r>
      <w:r w:rsidRPr="00D74863">
        <w:rPr>
          <w:rFonts w:ascii="Consolas" w:hAnsi="Consolas" w:cs="Consolas"/>
          <w:color w:val="0000FF"/>
          <w:sz w:val="19"/>
          <w:szCs w:val="19"/>
        </w:rPr>
        <w:t>virtual</w:t>
      </w:r>
      <w:r w:rsidRPr="00D74863">
        <w:rPr>
          <w:rFonts w:ascii="Consolas" w:hAnsi="Consolas" w:cs="Consolas"/>
          <w:color w:val="000000"/>
          <w:sz w:val="19"/>
          <w:szCs w:val="19"/>
        </w:rPr>
        <w:t xml:space="preserve"> </w:t>
      </w:r>
      <w:r w:rsidRPr="00D74863">
        <w:rPr>
          <w:rFonts w:ascii="Consolas" w:hAnsi="Consolas" w:cs="Consolas"/>
          <w:color w:val="2B91AF"/>
          <w:sz w:val="19"/>
          <w:szCs w:val="19"/>
        </w:rPr>
        <w:t>XhtmlString</w:t>
      </w:r>
      <w:r w:rsidRPr="00D74863">
        <w:rPr>
          <w:rFonts w:ascii="Consolas" w:hAnsi="Consolas" w:cs="Consolas"/>
          <w:color w:val="000000"/>
          <w:sz w:val="19"/>
          <w:szCs w:val="19"/>
        </w:rPr>
        <w:t xml:space="preserve"> MainBody </w:t>
      </w:r>
      <w:proofErr w:type="gramStart"/>
      <w:r w:rsidRPr="00D74863">
        <w:rPr>
          <w:rFonts w:ascii="Consolas" w:hAnsi="Consolas" w:cs="Consolas"/>
          <w:color w:val="000000"/>
          <w:sz w:val="19"/>
          <w:szCs w:val="19"/>
        </w:rPr>
        <w:t xml:space="preserve">{ </w:t>
      </w:r>
      <w:r w:rsidRPr="00D74863">
        <w:rPr>
          <w:rFonts w:ascii="Consolas" w:hAnsi="Consolas" w:cs="Consolas"/>
          <w:color w:val="0000FF"/>
          <w:sz w:val="19"/>
          <w:szCs w:val="19"/>
        </w:rPr>
        <w:t>get</w:t>
      </w:r>
      <w:proofErr w:type="gramEnd"/>
      <w:r w:rsidRPr="00D74863">
        <w:rPr>
          <w:rFonts w:ascii="Consolas" w:hAnsi="Consolas" w:cs="Consolas"/>
          <w:color w:val="000000"/>
          <w:sz w:val="19"/>
          <w:szCs w:val="19"/>
        </w:rPr>
        <w:t xml:space="preserve">; </w:t>
      </w:r>
      <w:r w:rsidRPr="00D74863">
        <w:rPr>
          <w:rFonts w:ascii="Consolas" w:hAnsi="Consolas" w:cs="Consolas"/>
          <w:color w:val="0000FF"/>
          <w:sz w:val="19"/>
          <w:szCs w:val="19"/>
        </w:rPr>
        <w:t>set</w:t>
      </w:r>
      <w:r w:rsidRPr="00D74863">
        <w:rPr>
          <w:rFonts w:ascii="Consolas" w:hAnsi="Consolas" w:cs="Consolas"/>
          <w:color w:val="000000"/>
          <w:sz w:val="19"/>
          <w:szCs w:val="19"/>
        </w:rPr>
        <w:t>; }</w:t>
      </w:r>
    </w:p>
    <w:p w14:paraId="02689318" w14:textId="462FF37F" w:rsidR="003F642E" w:rsidRDefault="00D74863" w:rsidP="00D74863">
      <w:pPr>
        <w:autoSpaceDE w:val="0"/>
        <w:autoSpaceDN w:val="0"/>
        <w:adjustRightInd w:val="0"/>
        <w:spacing w:after="0"/>
        <w:rPr>
          <w:rFonts w:ascii="Consolas" w:hAnsi="Consolas" w:cs="Consolas"/>
          <w:color w:val="000000"/>
          <w:sz w:val="19"/>
          <w:szCs w:val="19"/>
        </w:rPr>
      </w:pPr>
      <w:r w:rsidRPr="00D74863">
        <w:rPr>
          <w:rFonts w:ascii="Consolas" w:hAnsi="Consolas" w:cs="Consolas"/>
          <w:color w:val="000000"/>
          <w:sz w:val="19"/>
          <w:szCs w:val="19"/>
        </w:rPr>
        <w:t>}</w:t>
      </w:r>
    </w:p>
    <w:p w14:paraId="389D38DC" w14:textId="4ECD6D38" w:rsidR="00415A6C" w:rsidRDefault="00415A6C" w:rsidP="00D74863">
      <w:pPr>
        <w:autoSpaceDE w:val="0"/>
        <w:autoSpaceDN w:val="0"/>
        <w:adjustRightInd w:val="0"/>
        <w:spacing w:after="0"/>
      </w:pPr>
    </w:p>
    <w:p w14:paraId="6B04B9EF" w14:textId="77CAFA86" w:rsidR="00032C79" w:rsidRDefault="00032C79" w:rsidP="008C604E">
      <w:pPr>
        <w:pStyle w:val="ListParagraph"/>
        <w:keepNext/>
        <w:numPr>
          <w:ilvl w:val="0"/>
          <w:numId w:val="13"/>
        </w:numPr>
        <w:spacing w:after="120" w:line="240" w:lineRule="auto"/>
      </w:pPr>
      <w:r>
        <w:t xml:space="preserve">In </w:t>
      </w:r>
      <w:r w:rsidRPr="00B65D25">
        <w:t>Solution Explorer</w:t>
      </w:r>
      <w:r>
        <w:t xml:space="preserve">, expand </w:t>
      </w:r>
      <w:r w:rsidRPr="00032C79">
        <w:rPr>
          <w:b/>
        </w:rPr>
        <w:t>Controllers</w:t>
      </w:r>
      <w:r>
        <w:t xml:space="preserve">, and right-click and choose </w:t>
      </w:r>
      <w:r w:rsidRPr="00032C79">
        <w:rPr>
          <w:b/>
        </w:rPr>
        <w:t>Add</w:t>
      </w:r>
      <w:r w:rsidRPr="00EC1F7F">
        <w:t xml:space="preserve"> | </w:t>
      </w:r>
      <w:r w:rsidRPr="00032C79">
        <w:rPr>
          <w:b/>
        </w:rPr>
        <w:t>New Item</w:t>
      </w:r>
      <w:r>
        <w:t xml:space="preserve">…, or press </w:t>
      </w:r>
      <w:r w:rsidRPr="00032C79">
        <w:rPr>
          <w:i/>
        </w:rPr>
        <w:t>Ctrl</w:t>
      </w:r>
      <w:r>
        <w:t xml:space="preserve"> + </w:t>
      </w:r>
      <w:r w:rsidRPr="00032C79">
        <w:rPr>
          <w:i/>
        </w:rPr>
        <w:t>Shift</w:t>
      </w:r>
      <w:r>
        <w:t xml:space="preserve"> + </w:t>
      </w:r>
      <w:r w:rsidRPr="00032C79">
        <w:rPr>
          <w:i/>
        </w:rPr>
        <w:t>A</w:t>
      </w:r>
      <w:r>
        <w:t>.</w:t>
      </w:r>
    </w:p>
    <w:p w14:paraId="40F9F006" w14:textId="1BD6CD01" w:rsidR="00DC1BDA" w:rsidRPr="00A52E16" w:rsidRDefault="00DC1BDA" w:rsidP="00DC1BDA">
      <w:pPr>
        <w:keepNext/>
        <w:spacing w:after="120" w:line="240" w:lineRule="auto"/>
      </w:pPr>
      <w:r>
        <w:rPr>
          <w:b/>
        </w:rPr>
        <w:t xml:space="preserve">Remarks: </w:t>
      </w:r>
      <w:r>
        <w:t xml:space="preserve">Note that you could create a </w:t>
      </w:r>
      <w:r w:rsidR="007807E2">
        <w:t>“controller</w:t>
      </w:r>
      <w:r w:rsidR="002B4D10">
        <w:t>-</w:t>
      </w:r>
      <w:r w:rsidR="007807E2">
        <w:t xml:space="preserve">less” Block </w:t>
      </w:r>
      <w:r w:rsidR="00B71EF9">
        <w:t xml:space="preserve">by creating a view in the </w:t>
      </w:r>
      <w:r w:rsidR="00A52E16">
        <w:rPr>
          <w:b/>
        </w:rPr>
        <w:t>Shared</w:t>
      </w:r>
      <w:r w:rsidR="00A52E16">
        <w:t xml:space="preserve"> folder with the same name as the Block class.</w:t>
      </w:r>
      <w:r w:rsidR="005E582F">
        <w:t xml:space="preserve"> In a later part of the exercise you’ll use the controller you just created </w:t>
      </w:r>
      <w:r w:rsidR="008F0275">
        <w:t>to add some dynamic content into the view. If you didn’t need extra logic,</w:t>
      </w:r>
      <w:r w:rsidR="00A52E16">
        <w:t xml:space="preserve"> </w:t>
      </w:r>
      <w:r w:rsidR="002B4D10">
        <w:t>c</w:t>
      </w:r>
      <w:r w:rsidR="00A52E16">
        <w:t>ontroller-less blocks are more efficient than block templates with controllers, so you should use them whenever possible</w:t>
      </w:r>
      <w:r w:rsidR="005E582F">
        <w:t>.</w:t>
      </w:r>
    </w:p>
    <w:p w14:paraId="39E3DA7B" w14:textId="33880625" w:rsidR="00FE7F84" w:rsidRPr="00C91582" w:rsidRDefault="00032C79" w:rsidP="008C604E">
      <w:pPr>
        <w:pStyle w:val="ListParagraph"/>
        <w:numPr>
          <w:ilvl w:val="0"/>
          <w:numId w:val="13"/>
        </w:numPr>
        <w:autoSpaceDE w:val="0"/>
        <w:autoSpaceDN w:val="0"/>
        <w:adjustRightInd w:val="0"/>
        <w:spacing w:after="0"/>
      </w:pPr>
      <w:r>
        <w:t xml:space="preserve">In </w:t>
      </w:r>
      <w:r w:rsidRPr="00A129E5">
        <w:rPr>
          <w:b/>
        </w:rPr>
        <w:t xml:space="preserve">Add New Item </w:t>
      </w:r>
      <w:r>
        <w:t xml:space="preserve">dialog, navigate to </w:t>
      </w:r>
      <w:r w:rsidRPr="00A129E5">
        <w:rPr>
          <w:b/>
        </w:rPr>
        <w:t>Installed</w:t>
      </w:r>
      <w:r>
        <w:t xml:space="preserve"> | </w:t>
      </w:r>
      <w:r w:rsidRPr="00A129E5">
        <w:rPr>
          <w:b/>
        </w:rPr>
        <w:t>Visual C#</w:t>
      </w:r>
      <w:r>
        <w:t xml:space="preserve"> | </w:t>
      </w:r>
      <w:r w:rsidRPr="00A129E5">
        <w:rPr>
          <w:b/>
        </w:rPr>
        <w:t>Episerver</w:t>
      </w:r>
      <w:r>
        <w:t xml:space="preserve">, choose </w:t>
      </w:r>
      <w:r w:rsidR="00061A34">
        <w:rPr>
          <w:b/>
        </w:rPr>
        <w:t>Block</w:t>
      </w:r>
      <w:r w:rsidRPr="00A129E5">
        <w:rPr>
          <w:b/>
        </w:rPr>
        <w:t xml:space="preserve"> Controller (MVC)</w:t>
      </w:r>
      <w:r>
        <w:t xml:space="preserve">, enter </w:t>
      </w:r>
      <w:r w:rsidR="00061A34">
        <w:rPr>
          <w:b/>
        </w:rPr>
        <w:t>EditorialBlock</w:t>
      </w:r>
      <w:r w:rsidRPr="00A129E5">
        <w:rPr>
          <w:b/>
        </w:rPr>
        <w:t>Controller.cs</w:t>
      </w:r>
      <w:r>
        <w:t xml:space="preserve"> for the name, and click </w:t>
      </w:r>
      <w:r w:rsidRPr="00A129E5">
        <w:rPr>
          <w:b/>
        </w:rPr>
        <w:t>Add</w:t>
      </w:r>
      <w:r w:rsidR="00061A34">
        <w:rPr>
          <w:b/>
        </w:rPr>
        <w:t>.</w:t>
      </w:r>
    </w:p>
    <w:p w14:paraId="046085CC" w14:textId="1782B959" w:rsidR="00C91582" w:rsidRDefault="00C91582" w:rsidP="008C604E">
      <w:pPr>
        <w:pStyle w:val="ListParagraph"/>
        <w:numPr>
          <w:ilvl w:val="0"/>
          <w:numId w:val="13"/>
        </w:numPr>
        <w:autoSpaceDE w:val="0"/>
        <w:autoSpaceDN w:val="0"/>
        <w:adjustRightInd w:val="0"/>
        <w:spacing w:after="0"/>
      </w:pPr>
      <w:r>
        <w:t xml:space="preserve">Use the Quick Actions lightbulb to fix the missing namespace for the </w:t>
      </w:r>
      <w:r w:rsidR="004975C1">
        <w:rPr>
          <w:b/>
        </w:rPr>
        <w:t>EditorialBlock</w:t>
      </w:r>
      <w:r>
        <w:t xml:space="preserve"> class</w:t>
      </w:r>
      <w:r w:rsidR="004975C1">
        <w:t>.</w:t>
      </w:r>
    </w:p>
    <w:p w14:paraId="51548FAE" w14:textId="77777777" w:rsidR="00A03E58" w:rsidRDefault="00A03E58" w:rsidP="008C604E">
      <w:pPr>
        <w:pStyle w:val="ListParagraph"/>
        <w:numPr>
          <w:ilvl w:val="0"/>
          <w:numId w:val="13"/>
        </w:numPr>
        <w:spacing w:after="120" w:line="240" w:lineRule="auto"/>
        <w:contextualSpacing w:val="0"/>
      </w:pPr>
      <w:r>
        <w:t xml:space="preserve">Right-click inside the </w:t>
      </w:r>
      <w:r>
        <w:rPr>
          <w:b/>
        </w:rPr>
        <w:t>Index</w:t>
      </w:r>
      <w:r>
        <w:t xml:space="preserve"> method body and choose the </w:t>
      </w:r>
      <w:r>
        <w:rPr>
          <w:b/>
        </w:rPr>
        <w:t>Add View…</w:t>
      </w:r>
      <w:r>
        <w:t xml:space="preserve"> menu option.</w:t>
      </w:r>
    </w:p>
    <w:p w14:paraId="647F99FB" w14:textId="77777777" w:rsidR="00FD263B" w:rsidRDefault="00A03E58" w:rsidP="008C604E">
      <w:pPr>
        <w:pStyle w:val="ListParagraph"/>
        <w:numPr>
          <w:ilvl w:val="0"/>
          <w:numId w:val="13"/>
        </w:numPr>
        <w:autoSpaceDE w:val="0"/>
        <w:autoSpaceDN w:val="0"/>
        <w:adjustRightInd w:val="0"/>
        <w:spacing w:after="0"/>
      </w:pPr>
      <w:r>
        <w:t xml:space="preserve">In the </w:t>
      </w:r>
      <w:r>
        <w:rPr>
          <w:b/>
        </w:rPr>
        <w:t>Add View</w:t>
      </w:r>
      <w:r>
        <w:t xml:space="preserve"> dialog select </w:t>
      </w:r>
      <w:r>
        <w:rPr>
          <w:b/>
        </w:rPr>
        <w:t>Empty</w:t>
      </w:r>
      <w:r>
        <w:t xml:space="preserve"> for the </w:t>
      </w:r>
      <w:r>
        <w:rPr>
          <w:b/>
        </w:rPr>
        <w:t>Template</w:t>
      </w:r>
      <w:r>
        <w:t xml:space="preserve"> drop-down and select </w:t>
      </w:r>
      <w:r w:rsidR="00571999">
        <w:rPr>
          <w:b/>
        </w:rPr>
        <w:t>EditorialBlock</w:t>
      </w:r>
      <w:r>
        <w:t xml:space="preserve"> for the </w:t>
      </w:r>
      <w:r>
        <w:rPr>
          <w:b/>
        </w:rPr>
        <w:t>Model class</w:t>
      </w:r>
      <w:r>
        <w:t xml:space="preserve">, leave everything else at the default and click the </w:t>
      </w:r>
      <w:r>
        <w:rPr>
          <w:b/>
        </w:rPr>
        <w:t>Add</w:t>
      </w:r>
      <w:r>
        <w:t xml:space="preserve"> button.</w:t>
      </w:r>
    </w:p>
    <w:p w14:paraId="5A505CDA" w14:textId="5AD92FAA" w:rsidR="00FD263B" w:rsidRDefault="00D503CF" w:rsidP="008C604E">
      <w:pPr>
        <w:pStyle w:val="ListParagraph"/>
        <w:numPr>
          <w:ilvl w:val="0"/>
          <w:numId w:val="13"/>
        </w:numPr>
        <w:autoSpaceDE w:val="0"/>
        <w:autoSpaceDN w:val="0"/>
        <w:adjustRightInd w:val="0"/>
        <w:spacing w:after="0"/>
      </w:pPr>
      <w:r>
        <w:t xml:space="preserve">Add the following code snippet to the new </w:t>
      </w:r>
      <w:r w:rsidRPr="00FD263B">
        <w:rPr>
          <w:b/>
        </w:rPr>
        <w:t>Index.cshtml</w:t>
      </w:r>
      <w:r>
        <w:t xml:space="preserve"> file:</w:t>
      </w:r>
    </w:p>
    <w:p w14:paraId="63251B43" w14:textId="77777777" w:rsidR="00FD263B" w:rsidRPr="00FD263B" w:rsidRDefault="00FD263B" w:rsidP="00FD263B">
      <w:pPr>
        <w:autoSpaceDE w:val="0"/>
        <w:autoSpaceDN w:val="0"/>
        <w:adjustRightInd w:val="0"/>
        <w:ind w:left="360"/>
        <w:rPr>
          <w:rFonts w:ascii="Consolas" w:hAnsi="Consolas" w:cs="Consolas"/>
          <w:color w:val="000000"/>
          <w:sz w:val="19"/>
          <w:szCs w:val="19"/>
        </w:rPr>
      </w:pPr>
      <w:r w:rsidRPr="00FD263B">
        <w:rPr>
          <w:rFonts w:ascii="Consolas" w:hAnsi="Consolas" w:cs="Consolas"/>
          <w:color w:val="0000FF"/>
          <w:sz w:val="19"/>
          <w:szCs w:val="19"/>
        </w:rPr>
        <w:t>&lt;</w:t>
      </w:r>
      <w:r w:rsidRPr="00FD263B">
        <w:rPr>
          <w:rFonts w:ascii="Consolas" w:hAnsi="Consolas" w:cs="Consolas"/>
          <w:color w:val="800000"/>
          <w:sz w:val="19"/>
          <w:szCs w:val="19"/>
        </w:rPr>
        <w:t>div</w:t>
      </w:r>
      <w:r w:rsidRPr="00FD263B">
        <w:rPr>
          <w:rFonts w:ascii="Consolas" w:hAnsi="Consolas" w:cs="Consolas"/>
          <w:color w:val="000000"/>
          <w:sz w:val="19"/>
          <w:szCs w:val="19"/>
        </w:rPr>
        <w:t xml:space="preserve"> </w:t>
      </w:r>
      <w:r w:rsidRPr="00FD263B">
        <w:rPr>
          <w:rFonts w:ascii="Consolas" w:hAnsi="Consolas" w:cs="Consolas"/>
          <w:color w:val="FF0000"/>
          <w:sz w:val="19"/>
          <w:szCs w:val="19"/>
        </w:rPr>
        <w:t>class</w:t>
      </w:r>
      <w:r w:rsidRPr="00FD263B">
        <w:rPr>
          <w:rFonts w:ascii="Consolas" w:hAnsi="Consolas" w:cs="Consolas"/>
          <w:color w:val="0000FF"/>
          <w:sz w:val="19"/>
          <w:szCs w:val="19"/>
        </w:rPr>
        <w:t>="block span"&gt;</w:t>
      </w:r>
    </w:p>
    <w:p w14:paraId="2193BAE6" w14:textId="77777777" w:rsidR="00FD263B" w:rsidRPr="00FD263B" w:rsidRDefault="00FD263B" w:rsidP="00FD263B">
      <w:pPr>
        <w:autoSpaceDE w:val="0"/>
        <w:autoSpaceDN w:val="0"/>
        <w:adjustRightInd w:val="0"/>
        <w:ind w:left="360"/>
        <w:rPr>
          <w:rFonts w:ascii="Consolas" w:hAnsi="Consolas" w:cs="Consolas"/>
          <w:color w:val="000000"/>
          <w:sz w:val="19"/>
          <w:szCs w:val="19"/>
        </w:rPr>
      </w:pPr>
      <w:r w:rsidRPr="00FD263B">
        <w:rPr>
          <w:rFonts w:ascii="Consolas" w:hAnsi="Consolas" w:cs="Consolas"/>
          <w:color w:val="000000"/>
          <w:sz w:val="19"/>
          <w:szCs w:val="19"/>
        </w:rPr>
        <w:t xml:space="preserve">    </w:t>
      </w:r>
      <w:r w:rsidRPr="00FD263B">
        <w:rPr>
          <w:rFonts w:ascii="Consolas" w:hAnsi="Consolas" w:cs="Consolas"/>
          <w:color w:val="000000"/>
          <w:sz w:val="19"/>
          <w:szCs w:val="19"/>
          <w:highlight w:val="yellow"/>
        </w:rPr>
        <w:t>@</w:t>
      </w:r>
      <w:r w:rsidRPr="00FD263B">
        <w:rPr>
          <w:rFonts w:ascii="Consolas" w:hAnsi="Consolas" w:cs="Consolas"/>
          <w:color w:val="000000"/>
          <w:sz w:val="19"/>
          <w:szCs w:val="19"/>
        </w:rPr>
        <w:t xml:space="preserve">Html.PropertyFor(m =&gt; </w:t>
      </w:r>
      <w:proofErr w:type="gramStart"/>
      <w:r w:rsidRPr="00FD263B">
        <w:rPr>
          <w:rFonts w:ascii="Consolas" w:hAnsi="Consolas" w:cs="Consolas"/>
          <w:color w:val="000000"/>
          <w:sz w:val="19"/>
          <w:szCs w:val="19"/>
        </w:rPr>
        <w:t>m.MainBody</w:t>
      </w:r>
      <w:proofErr w:type="gramEnd"/>
      <w:r w:rsidRPr="00FD263B">
        <w:rPr>
          <w:rFonts w:ascii="Consolas" w:hAnsi="Consolas" w:cs="Consolas"/>
          <w:color w:val="000000"/>
          <w:sz w:val="19"/>
          <w:szCs w:val="19"/>
        </w:rPr>
        <w:t>)</w:t>
      </w:r>
    </w:p>
    <w:p w14:paraId="3B75D010" w14:textId="77777777" w:rsidR="00FD263B" w:rsidRPr="00FD263B" w:rsidRDefault="00FD263B" w:rsidP="00FD263B">
      <w:pPr>
        <w:autoSpaceDE w:val="0"/>
        <w:autoSpaceDN w:val="0"/>
        <w:adjustRightInd w:val="0"/>
        <w:spacing w:after="0"/>
        <w:ind w:left="360"/>
        <w:rPr>
          <w:rFonts w:ascii="Consolas" w:hAnsi="Consolas" w:cs="Consolas"/>
          <w:color w:val="0000FF"/>
          <w:sz w:val="19"/>
          <w:szCs w:val="19"/>
        </w:rPr>
      </w:pPr>
      <w:r w:rsidRPr="00FD263B">
        <w:rPr>
          <w:rFonts w:ascii="Consolas" w:hAnsi="Consolas" w:cs="Consolas"/>
          <w:color w:val="0000FF"/>
          <w:sz w:val="19"/>
          <w:szCs w:val="19"/>
        </w:rPr>
        <w:t>&lt;/</w:t>
      </w:r>
      <w:r w:rsidRPr="00FD263B">
        <w:rPr>
          <w:rFonts w:ascii="Consolas" w:hAnsi="Consolas" w:cs="Consolas"/>
          <w:color w:val="800000"/>
          <w:sz w:val="19"/>
          <w:szCs w:val="19"/>
        </w:rPr>
        <w:t>div</w:t>
      </w:r>
      <w:r w:rsidRPr="00FD263B">
        <w:rPr>
          <w:rFonts w:ascii="Consolas" w:hAnsi="Consolas" w:cs="Consolas"/>
          <w:color w:val="0000FF"/>
          <w:sz w:val="19"/>
          <w:szCs w:val="19"/>
        </w:rPr>
        <w:t>&gt;</w:t>
      </w:r>
    </w:p>
    <w:p w14:paraId="59066745" w14:textId="77777777" w:rsidR="00FD263B" w:rsidRDefault="00FD263B" w:rsidP="00FD263B">
      <w:pPr>
        <w:autoSpaceDE w:val="0"/>
        <w:autoSpaceDN w:val="0"/>
        <w:adjustRightInd w:val="0"/>
        <w:spacing w:after="0"/>
      </w:pPr>
    </w:p>
    <w:p w14:paraId="69B47CD0" w14:textId="2DDEF083" w:rsidR="00FD263B" w:rsidRDefault="0012399E" w:rsidP="008C604E">
      <w:pPr>
        <w:pStyle w:val="ListParagraph"/>
        <w:numPr>
          <w:ilvl w:val="0"/>
          <w:numId w:val="13"/>
        </w:numPr>
        <w:autoSpaceDE w:val="0"/>
        <w:autoSpaceDN w:val="0"/>
        <w:adjustRightInd w:val="0"/>
        <w:spacing w:after="0"/>
      </w:pPr>
      <w:r>
        <w:t xml:space="preserve">Run the site and create a folder named </w:t>
      </w:r>
      <w:r w:rsidRPr="00FD263B">
        <w:rPr>
          <w:b/>
        </w:rPr>
        <w:t>Editorials</w:t>
      </w:r>
      <w:r>
        <w:t xml:space="preserve"> in the Assets pane Blocks and under </w:t>
      </w:r>
      <w:r w:rsidRPr="00FD263B">
        <w:rPr>
          <w:b/>
        </w:rPr>
        <w:t>For This Site</w:t>
      </w:r>
      <w:r>
        <w:t xml:space="preserve">. </w:t>
      </w:r>
    </w:p>
    <w:p w14:paraId="4750BEE8" w14:textId="6C89E1DD" w:rsidR="00FD263B" w:rsidRDefault="0012399E" w:rsidP="008C604E">
      <w:pPr>
        <w:pStyle w:val="ListParagraph"/>
        <w:numPr>
          <w:ilvl w:val="0"/>
          <w:numId w:val="13"/>
        </w:numPr>
        <w:autoSpaceDE w:val="0"/>
        <w:autoSpaceDN w:val="0"/>
        <w:adjustRightInd w:val="0"/>
        <w:spacing w:after="0"/>
      </w:pPr>
      <w:r>
        <w:t xml:space="preserve">Name the new block </w:t>
      </w:r>
      <w:r w:rsidR="008D09CE">
        <w:rPr>
          <w:b/>
        </w:rPr>
        <w:t>Famous</w:t>
      </w:r>
      <w:r w:rsidRPr="00FD263B">
        <w:rPr>
          <w:b/>
        </w:rPr>
        <w:t xml:space="preserve"> Quotes</w:t>
      </w:r>
      <w:r>
        <w:t>.</w:t>
      </w:r>
      <w:r w:rsidR="00B47D65" w:rsidRPr="00B47D65">
        <w:t xml:space="preserve"> </w:t>
      </w:r>
      <w:r w:rsidR="00B47D65">
        <w:t>(If you only have a single block you won’t see the dialog that lets you choose)</w:t>
      </w:r>
    </w:p>
    <w:p w14:paraId="18E1008C" w14:textId="04BC4FDF" w:rsidR="0012399E" w:rsidRPr="00D14EB9" w:rsidRDefault="0012399E" w:rsidP="008C604E">
      <w:pPr>
        <w:pStyle w:val="ListParagraph"/>
        <w:numPr>
          <w:ilvl w:val="0"/>
          <w:numId w:val="13"/>
        </w:numPr>
        <w:autoSpaceDE w:val="0"/>
        <w:autoSpaceDN w:val="0"/>
        <w:adjustRightInd w:val="0"/>
        <w:spacing w:after="0"/>
      </w:pPr>
      <w:r>
        <w:t xml:space="preserve">Add some quotes and </w:t>
      </w:r>
      <w:r w:rsidRPr="00E01786">
        <w:rPr>
          <w:b/>
        </w:rPr>
        <w:t>publish</w:t>
      </w:r>
      <w:r>
        <w:t>.</w:t>
      </w:r>
    </w:p>
    <w:tbl>
      <w:tblPr>
        <w:tblStyle w:val="TableGrid"/>
        <w:tblW w:w="0" w:type="auto"/>
        <w:tblInd w:w="720" w:type="dxa"/>
        <w:tblLook w:val="04A0" w:firstRow="1" w:lastRow="0" w:firstColumn="1" w:lastColumn="0" w:noHBand="0" w:noVBand="1"/>
      </w:tblPr>
      <w:tblGrid>
        <w:gridCol w:w="8630"/>
      </w:tblGrid>
      <w:tr w:rsidR="0012399E" w14:paraId="1B09D01D" w14:textId="77777777" w:rsidTr="002B1CBE">
        <w:tc>
          <w:tcPr>
            <w:tcW w:w="9350" w:type="dxa"/>
          </w:tcPr>
          <w:p w14:paraId="0ADEC4D1" w14:textId="77777777" w:rsidR="0012399E" w:rsidRDefault="0012399E" w:rsidP="002B1CBE">
            <w:r>
              <w:t>“Life is like a box of chocolates” – Gump</w:t>
            </w:r>
          </w:p>
          <w:p w14:paraId="1F31441E" w14:textId="77777777" w:rsidR="0012399E" w:rsidRDefault="0012399E" w:rsidP="002B1CBE">
            <w:r>
              <w:t>“Just Do It!” – Nike</w:t>
            </w:r>
          </w:p>
          <w:p w14:paraId="400F0399" w14:textId="77777777" w:rsidR="0012399E" w:rsidRDefault="0012399E" w:rsidP="002B1CBE">
            <w:r>
              <w:t>“One Ring to rule them all” – Tolkien</w:t>
            </w:r>
          </w:p>
        </w:tc>
      </w:tr>
    </w:tbl>
    <w:p w14:paraId="62819F9B" w14:textId="0610375B" w:rsidR="0012399E" w:rsidRDefault="0012399E" w:rsidP="008C604E">
      <w:pPr>
        <w:pStyle w:val="ListParagraph"/>
        <w:numPr>
          <w:ilvl w:val="0"/>
          <w:numId w:val="14"/>
        </w:numPr>
      </w:pPr>
      <w:r>
        <w:t>Point out that the yellow banner at the top of the page indicates if the block is used anywhere in the site.</w:t>
      </w:r>
    </w:p>
    <w:p w14:paraId="2CA66189" w14:textId="77777777" w:rsidR="00FD263B" w:rsidRDefault="0012399E" w:rsidP="008C604E">
      <w:pPr>
        <w:pStyle w:val="ListParagraph"/>
        <w:numPr>
          <w:ilvl w:val="0"/>
          <w:numId w:val="14"/>
        </w:numPr>
      </w:pPr>
      <w:r>
        <w:t xml:space="preserve">Edit the </w:t>
      </w:r>
      <w:r w:rsidRPr="000C111F">
        <w:rPr>
          <w:b/>
        </w:rPr>
        <w:t>Start Page</w:t>
      </w:r>
      <w:r>
        <w:t xml:space="preserve"> and drag and drop the </w:t>
      </w:r>
      <w:r w:rsidRPr="000C111F">
        <w:rPr>
          <w:b/>
        </w:rPr>
        <w:t>Editorial</w:t>
      </w:r>
      <w:r>
        <w:t xml:space="preserve"> block into the </w:t>
      </w:r>
      <w:r w:rsidRPr="000C111F">
        <w:rPr>
          <w:b/>
        </w:rPr>
        <w:t>Main Content Area</w:t>
      </w:r>
      <w:r>
        <w:t xml:space="preserve"> and publish.</w:t>
      </w:r>
    </w:p>
    <w:p w14:paraId="3FC8AF3D" w14:textId="2DC61118" w:rsidR="006C0CB5" w:rsidRDefault="0012399E" w:rsidP="008C604E">
      <w:pPr>
        <w:pStyle w:val="ListParagraph"/>
        <w:numPr>
          <w:ilvl w:val="0"/>
          <w:numId w:val="14"/>
        </w:numPr>
      </w:pPr>
      <w:r>
        <w:t>Go back to the edit view of the Editorial block and point out how the banner now shows the message “</w:t>
      </w:r>
      <w:r w:rsidRPr="00FD263B">
        <w:rPr>
          <w:b/>
        </w:rPr>
        <w:t>Changes made here will affect at least 1 item</w:t>
      </w:r>
      <w:r>
        <w:t>”.</w:t>
      </w:r>
    </w:p>
    <w:p w14:paraId="7DD7B4BA" w14:textId="12B3C7A2" w:rsidR="003E4831" w:rsidRDefault="003E4831" w:rsidP="0037338D">
      <w:pPr>
        <w:pStyle w:val="Heading1"/>
      </w:pPr>
      <w:bookmarkStart w:id="23" w:name="_Toc9338996"/>
      <w:r>
        <w:lastRenderedPageBreak/>
        <w:t>Dependency Injection</w:t>
      </w:r>
      <w:bookmarkEnd w:id="23"/>
    </w:p>
    <w:p w14:paraId="15FE5E82" w14:textId="00A21C3B" w:rsidR="003E4831" w:rsidRDefault="00C0702A" w:rsidP="003E4831">
      <w:pPr>
        <w:pStyle w:val="Heading2"/>
      </w:pPr>
      <w:bookmarkStart w:id="24" w:name="_Toc9338997"/>
      <w:r>
        <w:t>Out-of-the-box StructureMap</w:t>
      </w:r>
      <w:bookmarkEnd w:id="24"/>
    </w:p>
    <w:p w14:paraId="6621C12C" w14:textId="148870F5" w:rsidR="00C0702A" w:rsidRDefault="008F5EBF" w:rsidP="00C0702A">
      <w:r>
        <w:t>Out-of-the-box CMS uses StructureMap for</w:t>
      </w:r>
      <w:r w:rsidR="00541143">
        <w:t xml:space="preserve"> dependency injection and service location. This next demo will make </w:t>
      </w:r>
      <w:r w:rsidR="0003338F">
        <w:t xml:space="preserve">use of </w:t>
      </w:r>
      <w:r w:rsidR="001B7868">
        <w:t xml:space="preserve">service location to get an instance of </w:t>
      </w:r>
      <w:r w:rsidR="001068AA">
        <w:rPr>
          <w:b/>
        </w:rPr>
        <w:t>IContentRepository</w:t>
      </w:r>
      <w:r w:rsidR="001068AA">
        <w:t xml:space="preserve"> that will in turn be used to retrieve references to all child pages from the root page. You’ll use this to build a basic navigation menu on the shared </w:t>
      </w:r>
      <w:r w:rsidR="001068AA" w:rsidRPr="001068AA">
        <w:rPr>
          <w:b/>
        </w:rPr>
        <w:t>_Layout.cshtml</w:t>
      </w:r>
      <w:r w:rsidR="001068AA">
        <w:t xml:space="preserve"> view template.</w:t>
      </w:r>
    </w:p>
    <w:p w14:paraId="5162105D" w14:textId="0B4CB40B" w:rsidR="001819F5" w:rsidRDefault="00893297" w:rsidP="008C604E">
      <w:pPr>
        <w:pStyle w:val="ListParagraph"/>
        <w:numPr>
          <w:ilvl w:val="0"/>
          <w:numId w:val="16"/>
        </w:numPr>
      </w:pPr>
      <w:r>
        <w:t xml:space="preserve">Edit the </w:t>
      </w:r>
      <w:r w:rsidRPr="00D401F0">
        <w:rPr>
          <w:b/>
        </w:rPr>
        <w:t>Views | Shared | _Layout.cshtml</w:t>
      </w:r>
      <w:r>
        <w:t xml:space="preserve"> view template</w:t>
      </w:r>
      <w:r w:rsidR="006C3A1E">
        <w:t xml:space="preserve"> and add the following code to the top of the file:</w:t>
      </w:r>
    </w:p>
    <w:p w14:paraId="15B68AAB" w14:textId="77777777" w:rsidR="00344707" w:rsidRPr="00EE7B15" w:rsidRDefault="00344707" w:rsidP="00EE7B15">
      <w:pPr>
        <w:autoSpaceDE w:val="0"/>
        <w:autoSpaceDN w:val="0"/>
        <w:adjustRightInd w:val="0"/>
        <w:spacing w:after="0" w:line="240" w:lineRule="auto"/>
        <w:rPr>
          <w:rFonts w:ascii="Consolas" w:hAnsi="Consolas" w:cs="Consolas"/>
          <w:color w:val="000000"/>
          <w:sz w:val="19"/>
          <w:szCs w:val="19"/>
        </w:rPr>
      </w:pPr>
      <w:r w:rsidRPr="00EE7B15">
        <w:rPr>
          <w:rFonts w:ascii="Consolas" w:hAnsi="Consolas" w:cs="Consolas"/>
          <w:color w:val="000000"/>
          <w:sz w:val="19"/>
          <w:szCs w:val="19"/>
          <w:highlight w:val="yellow"/>
        </w:rPr>
        <w:t>@</w:t>
      </w:r>
      <w:r w:rsidRPr="00EE7B15">
        <w:rPr>
          <w:rFonts w:ascii="Consolas" w:hAnsi="Consolas" w:cs="Consolas"/>
          <w:color w:val="0000FF"/>
          <w:sz w:val="19"/>
          <w:szCs w:val="19"/>
        </w:rPr>
        <w:t>using</w:t>
      </w:r>
      <w:r w:rsidRPr="00EE7B15">
        <w:rPr>
          <w:rFonts w:ascii="Consolas" w:hAnsi="Consolas" w:cs="Consolas"/>
          <w:color w:val="000000"/>
          <w:sz w:val="19"/>
          <w:szCs w:val="19"/>
        </w:rPr>
        <w:t xml:space="preserve"> EPiServer.ServiceLocation</w:t>
      </w:r>
    </w:p>
    <w:p w14:paraId="16F29226" w14:textId="77777777" w:rsidR="00344707" w:rsidRPr="00EE7B15" w:rsidRDefault="00344707" w:rsidP="00EE7B15">
      <w:pPr>
        <w:autoSpaceDE w:val="0"/>
        <w:autoSpaceDN w:val="0"/>
        <w:adjustRightInd w:val="0"/>
        <w:spacing w:after="0" w:line="240" w:lineRule="auto"/>
        <w:rPr>
          <w:rFonts w:ascii="Consolas" w:hAnsi="Consolas" w:cs="Consolas"/>
          <w:color w:val="000000"/>
          <w:sz w:val="19"/>
          <w:szCs w:val="19"/>
        </w:rPr>
      </w:pPr>
      <w:r w:rsidRPr="00EE7B15">
        <w:rPr>
          <w:rFonts w:ascii="Consolas" w:hAnsi="Consolas" w:cs="Consolas"/>
          <w:color w:val="000000"/>
          <w:sz w:val="19"/>
          <w:szCs w:val="19"/>
          <w:highlight w:val="yellow"/>
        </w:rPr>
        <w:t>@</w:t>
      </w:r>
      <w:r w:rsidRPr="00EE7B15">
        <w:rPr>
          <w:rFonts w:ascii="Consolas" w:hAnsi="Consolas" w:cs="Consolas"/>
          <w:color w:val="0000FF"/>
          <w:sz w:val="19"/>
          <w:szCs w:val="19"/>
        </w:rPr>
        <w:t>using</w:t>
      </w:r>
      <w:r w:rsidRPr="00EE7B15">
        <w:rPr>
          <w:rFonts w:ascii="Consolas" w:hAnsi="Consolas" w:cs="Consolas"/>
          <w:color w:val="000000"/>
          <w:sz w:val="19"/>
          <w:szCs w:val="19"/>
        </w:rPr>
        <w:t xml:space="preserve"> EPiServer.Core</w:t>
      </w:r>
    </w:p>
    <w:p w14:paraId="72DD85FB" w14:textId="77777777" w:rsidR="00344707" w:rsidRPr="00EE7B15" w:rsidRDefault="00344707" w:rsidP="00EE7B15">
      <w:pPr>
        <w:autoSpaceDE w:val="0"/>
        <w:autoSpaceDN w:val="0"/>
        <w:adjustRightInd w:val="0"/>
        <w:spacing w:after="0" w:line="240" w:lineRule="auto"/>
        <w:rPr>
          <w:rFonts w:ascii="Consolas" w:hAnsi="Consolas" w:cs="Consolas"/>
          <w:color w:val="000000"/>
          <w:sz w:val="19"/>
          <w:szCs w:val="19"/>
        </w:rPr>
      </w:pPr>
      <w:r w:rsidRPr="00EE7B15">
        <w:rPr>
          <w:rFonts w:ascii="Consolas" w:hAnsi="Consolas" w:cs="Consolas"/>
          <w:color w:val="000000"/>
          <w:sz w:val="19"/>
          <w:szCs w:val="19"/>
          <w:highlight w:val="yellow"/>
        </w:rPr>
        <w:t>@</w:t>
      </w:r>
      <w:r w:rsidRPr="00EE7B15">
        <w:rPr>
          <w:rFonts w:ascii="Consolas" w:hAnsi="Consolas" w:cs="Consolas"/>
          <w:color w:val="0000FF"/>
          <w:sz w:val="19"/>
          <w:szCs w:val="19"/>
        </w:rPr>
        <w:t>using</w:t>
      </w:r>
      <w:r w:rsidRPr="00EE7B15">
        <w:rPr>
          <w:rFonts w:ascii="Consolas" w:hAnsi="Consolas" w:cs="Consolas"/>
          <w:color w:val="000000"/>
          <w:sz w:val="19"/>
          <w:szCs w:val="19"/>
        </w:rPr>
        <w:t xml:space="preserve"> EPiServer</w:t>
      </w:r>
    </w:p>
    <w:p w14:paraId="3769E7A5" w14:textId="77777777" w:rsidR="00344707" w:rsidRPr="00EE7B15" w:rsidRDefault="00344707" w:rsidP="00EE7B15">
      <w:pPr>
        <w:autoSpaceDE w:val="0"/>
        <w:autoSpaceDN w:val="0"/>
        <w:adjustRightInd w:val="0"/>
        <w:spacing w:after="0" w:line="240" w:lineRule="auto"/>
        <w:rPr>
          <w:rFonts w:ascii="Consolas" w:hAnsi="Consolas" w:cs="Consolas"/>
          <w:color w:val="000000"/>
          <w:sz w:val="19"/>
          <w:szCs w:val="19"/>
        </w:rPr>
      </w:pPr>
    </w:p>
    <w:p w14:paraId="74E86959" w14:textId="77777777" w:rsidR="00344707" w:rsidRPr="00EE7B15" w:rsidRDefault="00344707" w:rsidP="00EE7B15">
      <w:pPr>
        <w:autoSpaceDE w:val="0"/>
        <w:autoSpaceDN w:val="0"/>
        <w:adjustRightInd w:val="0"/>
        <w:spacing w:after="0" w:line="240" w:lineRule="auto"/>
        <w:rPr>
          <w:rFonts w:ascii="Consolas" w:hAnsi="Consolas" w:cs="Consolas"/>
          <w:color w:val="000000"/>
          <w:sz w:val="19"/>
          <w:szCs w:val="19"/>
        </w:rPr>
      </w:pPr>
      <w:r w:rsidRPr="00EE7B15">
        <w:rPr>
          <w:rFonts w:ascii="Consolas" w:hAnsi="Consolas" w:cs="Consolas"/>
          <w:color w:val="000000"/>
          <w:sz w:val="19"/>
          <w:szCs w:val="19"/>
          <w:highlight w:val="yellow"/>
        </w:rPr>
        <w:t>@{</w:t>
      </w:r>
    </w:p>
    <w:p w14:paraId="131E7551" w14:textId="77777777" w:rsidR="00344707" w:rsidRPr="00EE7B15" w:rsidRDefault="00344707" w:rsidP="00EE7B15">
      <w:pPr>
        <w:autoSpaceDE w:val="0"/>
        <w:autoSpaceDN w:val="0"/>
        <w:adjustRightInd w:val="0"/>
        <w:spacing w:after="0" w:line="240" w:lineRule="auto"/>
        <w:rPr>
          <w:rFonts w:ascii="Consolas" w:hAnsi="Consolas" w:cs="Consolas"/>
          <w:color w:val="000000"/>
          <w:sz w:val="19"/>
          <w:szCs w:val="19"/>
        </w:rPr>
      </w:pPr>
      <w:r w:rsidRPr="00EE7B15">
        <w:rPr>
          <w:rFonts w:ascii="Consolas" w:hAnsi="Consolas" w:cs="Consolas"/>
          <w:color w:val="000000"/>
          <w:sz w:val="19"/>
          <w:szCs w:val="19"/>
        </w:rPr>
        <w:t xml:space="preserve">    </w:t>
      </w:r>
      <w:r w:rsidRPr="00EE7B15">
        <w:rPr>
          <w:rFonts w:ascii="Consolas" w:hAnsi="Consolas" w:cs="Consolas"/>
          <w:color w:val="008000"/>
          <w:sz w:val="19"/>
          <w:szCs w:val="19"/>
        </w:rPr>
        <w:t>// Get a reference to the IContentRepository</w:t>
      </w:r>
    </w:p>
    <w:p w14:paraId="1287732E" w14:textId="77777777" w:rsidR="00344707" w:rsidRPr="00EE7B15" w:rsidRDefault="00344707" w:rsidP="00EE7B15">
      <w:pPr>
        <w:autoSpaceDE w:val="0"/>
        <w:autoSpaceDN w:val="0"/>
        <w:adjustRightInd w:val="0"/>
        <w:spacing w:after="0" w:line="240" w:lineRule="auto"/>
        <w:rPr>
          <w:rFonts w:ascii="Consolas" w:hAnsi="Consolas" w:cs="Consolas"/>
          <w:color w:val="000000"/>
          <w:sz w:val="19"/>
          <w:szCs w:val="19"/>
        </w:rPr>
      </w:pPr>
      <w:r w:rsidRPr="00EE7B15">
        <w:rPr>
          <w:rFonts w:ascii="Consolas" w:hAnsi="Consolas" w:cs="Consolas"/>
          <w:color w:val="000000"/>
          <w:sz w:val="19"/>
          <w:szCs w:val="19"/>
        </w:rPr>
        <w:t xml:space="preserve">    </w:t>
      </w:r>
      <w:r w:rsidRPr="00EE7B15">
        <w:rPr>
          <w:rFonts w:ascii="Consolas" w:hAnsi="Consolas" w:cs="Consolas"/>
          <w:color w:val="0000FF"/>
          <w:sz w:val="19"/>
          <w:szCs w:val="19"/>
        </w:rPr>
        <w:t>var</w:t>
      </w:r>
      <w:r w:rsidRPr="00EE7B15">
        <w:rPr>
          <w:rFonts w:ascii="Consolas" w:hAnsi="Consolas" w:cs="Consolas"/>
          <w:color w:val="000000"/>
          <w:sz w:val="19"/>
          <w:szCs w:val="19"/>
        </w:rPr>
        <w:t xml:space="preserve"> cr = </w:t>
      </w:r>
      <w:proofErr w:type="gramStart"/>
      <w:r w:rsidRPr="00EE7B15">
        <w:rPr>
          <w:rFonts w:ascii="Consolas" w:hAnsi="Consolas" w:cs="Consolas"/>
          <w:color w:val="2B91AF"/>
          <w:sz w:val="19"/>
          <w:szCs w:val="19"/>
        </w:rPr>
        <w:t>ServiceLocator</w:t>
      </w:r>
      <w:r w:rsidRPr="00EE7B15">
        <w:rPr>
          <w:rFonts w:ascii="Consolas" w:hAnsi="Consolas" w:cs="Consolas"/>
          <w:color w:val="000000"/>
          <w:sz w:val="19"/>
          <w:szCs w:val="19"/>
        </w:rPr>
        <w:t>.Current.GetInstance</w:t>
      </w:r>
      <w:proofErr w:type="gramEnd"/>
      <w:r w:rsidRPr="00EE7B15">
        <w:rPr>
          <w:rFonts w:ascii="Consolas" w:hAnsi="Consolas" w:cs="Consolas"/>
          <w:color w:val="000000"/>
          <w:sz w:val="19"/>
          <w:szCs w:val="19"/>
        </w:rPr>
        <w:t>&lt;</w:t>
      </w:r>
      <w:r w:rsidRPr="00EE7B15">
        <w:rPr>
          <w:rFonts w:ascii="Consolas" w:hAnsi="Consolas" w:cs="Consolas"/>
          <w:color w:val="2B91AF"/>
          <w:sz w:val="19"/>
          <w:szCs w:val="19"/>
        </w:rPr>
        <w:t>IContentRepository</w:t>
      </w:r>
      <w:r w:rsidRPr="00EE7B15">
        <w:rPr>
          <w:rFonts w:ascii="Consolas" w:hAnsi="Consolas" w:cs="Consolas"/>
          <w:color w:val="000000"/>
          <w:sz w:val="19"/>
          <w:szCs w:val="19"/>
        </w:rPr>
        <w:t>&gt;();</w:t>
      </w:r>
    </w:p>
    <w:p w14:paraId="715A5B83" w14:textId="77777777" w:rsidR="00344707" w:rsidRPr="00EE7B15" w:rsidRDefault="00344707" w:rsidP="00EE7B15">
      <w:pPr>
        <w:autoSpaceDE w:val="0"/>
        <w:autoSpaceDN w:val="0"/>
        <w:adjustRightInd w:val="0"/>
        <w:spacing w:after="0" w:line="240" w:lineRule="auto"/>
        <w:rPr>
          <w:rFonts w:ascii="Consolas" w:hAnsi="Consolas" w:cs="Consolas"/>
          <w:color w:val="000000"/>
          <w:sz w:val="19"/>
          <w:szCs w:val="19"/>
        </w:rPr>
      </w:pPr>
      <w:r w:rsidRPr="00EE7B15">
        <w:rPr>
          <w:rFonts w:ascii="Consolas" w:hAnsi="Consolas" w:cs="Consolas"/>
          <w:color w:val="000000"/>
          <w:sz w:val="19"/>
          <w:szCs w:val="19"/>
        </w:rPr>
        <w:t xml:space="preserve">    </w:t>
      </w:r>
      <w:r w:rsidRPr="00EE7B15">
        <w:rPr>
          <w:rFonts w:ascii="Consolas" w:hAnsi="Consolas" w:cs="Consolas"/>
          <w:color w:val="008000"/>
          <w:sz w:val="19"/>
          <w:szCs w:val="19"/>
        </w:rPr>
        <w:t>// Get the child pages of the start page.</w:t>
      </w:r>
    </w:p>
    <w:p w14:paraId="3275AC73" w14:textId="77777777" w:rsidR="00344707" w:rsidRPr="00EE7B15" w:rsidRDefault="00344707" w:rsidP="00EE7B15">
      <w:pPr>
        <w:autoSpaceDE w:val="0"/>
        <w:autoSpaceDN w:val="0"/>
        <w:adjustRightInd w:val="0"/>
        <w:spacing w:after="0" w:line="240" w:lineRule="auto"/>
        <w:rPr>
          <w:rFonts w:ascii="Consolas" w:hAnsi="Consolas" w:cs="Consolas"/>
          <w:color w:val="000000"/>
          <w:sz w:val="19"/>
          <w:szCs w:val="19"/>
        </w:rPr>
      </w:pPr>
      <w:r w:rsidRPr="00EE7B15">
        <w:rPr>
          <w:rFonts w:ascii="Consolas" w:hAnsi="Consolas" w:cs="Consolas"/>
          <w:color w:val="000000"/>
          <w:sz w:val="19"/>
          <w:szCs w:val="19"/>
        </w:rPr>
        <w:t xml:space="preserve">    </w:t>
      </w:r>
      <w:r w:rsidRPr="00EE7B15">
        <w:rPr>
          <w:rFonts w:ascii="Consolas" w:hAnsi="Consolas" w:cs="Consolas"/>
          <w:color w:val="0000FF"/>
          <w:sz w:val="19"/>
          <w:szCs w:val="19"/>
        </w:rPr>
        <w:t>var</w:t>
      </w:r>
      <w:r w:rsidRPr="00EE7B15">
        <w:rPr>
          <w:rFonts w:ascii="Consolas" w:hAnsi="Consolas" w:cs="Consolas"/>
          <w:color w:val="000000"/>
          <w:sz w:val="19"/>
          <w:szCs w:val="19"/>
        </w:rPr>
        <w:t xml:space="preserve"> childPages = </w:t>
      </w:r>
      <w:proofErr w:type="gramStart"/>
      <w:r w:rsidRPr="00EE7B15">
        <w:rPr>
          <w:rFonts w:ascii="Consolas" w:hAnsi="Consolas" w:cs="Consolas"/>
          <w:color w:val="000000"/>
          <w:sz w:val="19"/>
          <w:szCs w:val="19"/>
        </w:rPr>
        <w:t>cr.GetChildren</w:t>
      </w:r>
      <w:proofErr w:type="gramEnd"/>
      <w:r w:rsidRPr="00EE7B15">
        <w:rPr>
          <w:rFonts w:ascii="Consolas" w:hAnsi="Consolas" w:cs="Consolas"/>
          <w:color w:val="000000"/>
          <w:sz w:val="19"/>
          <w:szCs w:val="19"/>
        </w:rPr>
        <w:t>&lt;</w:t>
      </w:r>
      <w:r w:rsidRPr="0019360A">
        <w:rPr>
          <w:rFonts w:ascii="Consolas" w:hAnsi="Consolas" w:cs="Consolas"/>
          <w:color w:val="2B91AF"/>
          <w:sz w:val="19"/>
          <w:szCs w:val="19"/>
        </w:rPr>
        <w:t>PageData</w:t>
      </w:r>
      <w:r w:rsidRPr="00EE7B15">
        <w:rPr>
          <w:rFonts w:ascii="Consolas" w:hAnsi="Consolas" w:cs="Consolas"/>
          <w:color w:val="000000"/>
          <w:sz w:val="19"/>
          <w:szCs w:val="19"/>
        </w:rPr>
        <w:t>&gt;(</w:t>
      </w:r>
      <w:r w:rsidRPr="00EE7B15">
        <w:rPr>
          <w:rFonts w:ascii="Consolas" w:hAnsi="Consolas" w:cs="Consolas"/>
          <w:color w:val="2B91AF"/>
          <w:sz w:val="19"/>
          <w:szCs w:val="19"/>
        </w:rPr>
        <w:t>ContentReference</w:t>
      </w:r>
      <w:r w:rsidRPr="00EE7B15">
        <w:rPr>
          <w:rFonts w:ascii="Consolas" w:hAnsi="Consolas" w:cs="Consolas"/>
          <w:color w:val="000000"/>
          <w:sz w:val="19"/>
          <w:szCs w:val="19"/>
        </w:rPr>
        <w:t>.StartPage);</w:t>
      </w:r>
    </w:p>
    <w:p w14:paraId="266BBFF5" w14:textId="77777777" w:rsidR="00EE7B15" w:rsidRDefault="00344707" w:rsidP="00EE7B15">
      <w:pPr>
        <w:rPr>
          <w:rFonts w:ascii="Consolas" w:hAnsi="Consolas" w:cs="Consolas"/>
          <w:color w:val="000000"/>
          <w:sz w:val="19"/>
          <w:szCs w:val="19"/>
          <w:highlight w:val="yellow"/>
        </w:rPr>
      </w:pPr>
      <w:r w:rsidRPr="00EE7B15">
        <w:rPr>
          <w:rFonts w:ascii="Consolas" w:hAnsi="Consolas" w:cs="Consolas"/>
          <w:color w:val="000000"/>
          <w:sz w:val="19"/>
          <w:szCs w:val="19"/>
          <w:highlight w:val="yellow"/>
        </w:rPr>
        <w:t>}</w:t>
      </w:r>
    </w:p>
    <w:p w14:paraId="7EBF9A0A" w14:textId="5EB2066C" w:rsidR="00980828" w:rsidRDefault="00980828" w:rsidP="00EE7B15">
      <w:r w:rsidRPr="00EE7B15">
        <w:rPr>
          <w:b/>
        </w:rPr>
        <w:t xml:space="preserve">Remarks: </w:t>
      </w:r>
      <w:r w:rsidR="00E11635">
        <w:t xml:space="preserve">Here you’re using the out-of-the-box </w:t>
      </w:r>
      <w:r w:rsidR="008565AD">
        <w:rPr>
          <w:b/>
        </w:rPr>
        <w:t>ServiceLocator</w:t>
      </w:r>
      <w:r w:rsidR="00BA50B3">
        <w:t xml:space="preserve"> to retrieve a reference to whatever is the c</w:t>
      </w:r>
      <w:r w:rsidR="00605398">
        <w:t xml:space="preserve">urrently registered </w:t>
      </w:r>
      <w:r w:rsidR="00605398">
        <w:rPr>
          <w:b/>
        </w:rPr>
        <w:t>IContentRepository</w:t>
      </w:r>
      <w:r w:rsidR="00605398">
        <w:t xml:space="preserve"> service</w:t>
      </w:r>
      <w:r w:rsidR="00DE0943">
        <w:t xml:space="preserve"> using the static </w:t>
      </w:r>
      <w:r w:rsidR="00DE0943">
        <w:rPr>
          <w:b/>
        </w:rPr>
        <w:t>GetInstance</w:t>
      </w:r>
      <w:r w:rsidR="00DE0943">
        <w:t xml:space="preserve"> method. </w:t>
      </w:r>
      <w:r w:rsidR="006B0191">
        <w:t xml:space="preserve">With the reference to the content repository service you are then calling the </w:t>
      </w:r>
      <w:r w:rsidR="006B0191">
        <w:rPr>
          <w:b/>
        </w:rPr>
        <w:t>GetChildren</w:t>
      </w:r>
      <w:r w:rsidR="006B0191">
        <w:t xml:space="preserve"> method passing in a static reference to the page that has been configured as the sites </w:t>
      </w:r>
      <w:r w:rsidR="006B0191">
        <w:rPr>
          <w:b/>
        </w:rPr>
        <w:t>StartPage</w:t>
      </w:r>
      <w:r w:rsidR="006B0191">
        <w:t xml:space="preserve"> that </w:t>
      </w:r>
      <w:proofErr w:type="gramStart"/>
      <w:r w:rsidR="006B0191">
        <w:t>returns back</w:t>
      </w:r>
      <w:proofErr w:type="gramEnd"/>
      <w:r w:rsidR="006B0191">
        <w:t xml:space="preserve"> an </w:t>
      </w:r>
      <w:r w:rsidR="006B0191">
        <w:rPr>
          <w:b/>
        </w:rPr>
        <w:t>IEnumerable</w:t>
      </w:r>
      <w:r w:rsidR="006B0191">
        <w:t xml:space="preserve"> of </w:t>
      </w:r>
      <w:r w:rsidR="006B0191">
        <w:rPr>
          <w:b/>
        </w:rPr>
        <w:t>PageData</w:t>
      </w:r>
      <w:r w:rsidR="006B0191">
        <w:t xml:space="preserve"> objects</w:t>
      </w:r>
      <w:r w:rsidR="00B571CB">
        <w:t xml:space="preserve">. Note that </w:t>
      </w:r>
      <w:r w:rsidR="00B571CB">
        <w:rPr>
          <w:b/>
        </w:rPr>
        <w:t>PageData</w:t>
      </w:r>
      <w:r w:rsidR="00B571CB">
        <w:t xml:space="preserve"> is a base class for any page types you create</w:t>
      </w:r>
      <w:r w:rsidR="00146C89">
        <w:t xml:space="preserve">. </w:t>
      </w:r>
      <w:r w:rsidR="00EE5FDC">
        <w:t>Next,</w:t>
      </w:r>
      <w:r w:rsidR="00146C89">
        <w:t xml:space="preserve"> we’ll modify the html menu</w:t>
      </w:r>
      <w:r w:rsidR="00027C83">
        <w:t>,</w:t>
      </w:r>
      <w:r w:rsidR="00146C89">
        <w:t xml:space="preserve"> created by the Visual Studio scaffolding feature that created the </w:t>
      </w:r>
      <w:r w:rsidR="00146C89">
        <w:rPr>
          <w:b/>
        </w:rPr>
        <w:t>_</w:t>
      </w:r>
      <w:proofErr w:type="spellStart"/>
      <w:r w:rsidR="00146C89">
        <w:rPr>
          <w:b/>
        </w:rPr>
        <w:t>Layout.cshtml</w:t>
      </w:r>
      <w:proofErr w:type="spellEnd"/>
      <w:r w:rsidR="00146C89">
        <w:t xml:space="preserve"> file</w:t>
      </w:r>
      <w:r w:rsidR="00027C83">
        <w:t>,</w:t>
      </w:r>
      <w:r w:rsidR="008745CC">
        <w:t xml:space="preserve"> to display the start page and any child pages</w:t>
      </w:r>
      <w:r w:rsidR="00146C89">
        <w:t>.</w:t>
      </w:r>
    </w:p>
    <w:p w14:paraId="162A78CC" w14:textId="22A5D27A" w:rsidR="00275067" w:rsidRDefault="00275067" w:rsidP="00EE7B15">
      <w:r>
        <w:t xml:space="preserve">Note that this could be done more elegantly using </w:t>
      </w:r>
      <w:r w:rsidR="002939E1">
        <w:t xml:space="preserve">some covariance </w:t>
      </w:r>
      <w:r w:rsidR="003F7019">
        <w:t xml:space="preserve">along with a base </w:t>
      </w:r>
      <w:r w:rsidR="006734E6">
        <w:t>controller,</w:t>
      </w:r>
      <w:r w:rsidR="00D1159A">
        <w:t xml:space="preserve"> but this method is quick and easy for demo purposes.</w:t>
      </w:r>
    </w:p>
    <w:p w14:paraId="113A67C0" w14:textId="459E96D1" w:rsidR="00D1159A" w:rsidRDefault="00131648" w:rsidP="008C604E">
      <w:pPr>
        <w:pStyle w:val="ListParagraph"/>
        <w:numPr>
          <w:ilvl w:val="0"/>
          <w:numId w:val="16"/>
        </w:numPr>
      </w:pPr>
      <w:r>
        <w:t xml:space="preserve">Modify the </w:t>
      </w:r>
      <w:r>
        <w:rPr>
          <w:b/>
        </w:rPr>
        <w:t>div</w:t>
      </w:r>
      <w:r>
        <w:t xml:space="preserve"> element that defines the navigation </w:t>
      </w:r>
      <w:r w:rsidR="008D5298">
        <w:t xml:space="preserve">so that it expands to show all the items by </w:t>
      </w:r>
      <w:r w:rsidR="002365C2">
        <w:t>adding</w:t>
      </w:r>
      <w:r w:rsidR="00A64D76">
        <w:t xml:space="preserve"> </w:t>
      </w:r>
      <w:r w:rsidR="00A64D76">
        <w:rPr>
          <w:b/>
        </w:rPr>
        <w:t>navbar-expand</w:t>
      </w:r>
      <w:r w:rsidR="00A64D76">
        <w:t>, it should look like the following:</w:t>
      </w:r>
    </w:p>
    <w:p w14:paraId="5B818534" w14:textId="4D05E0D5" w:rsidR="00A64D76" w:rsidRDefault="00A64D76" w:rsidP="00A64D76">
      <w:pPr>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="navbar navbar-expand navbar-inverse navbar-fixed-top"&gt;</w:t>
      </w:r>
    </w:p>
    <w:p w14:paraId="758F1A5A" w14:textId="2ECDB9A6" w:rsidR="007B5BB4" w:rsidRDefault="005658A4" w:rsidP="008C604E">
      <w:pPr>
        <w:pStyle w:val="ListParagraph"/>
        <w:numPr>
          <w:ilvl w:val="0"/>
          <w:numId w:val="16"/>
        </w:numPr>
      </w:pPr>
      <w:r>
        <w:t xml:space="preserve">Inside the </w:t>
      </w:r>
      <w:r>
        <w:rPr>
          <w:b/>
        </w:rPr>
        <w:t>div</w:t>
      </w:r>
      <w:r>
        <w:t xml:space="preserve"> </w:t>
      </w:r>
      <w:r w:rsidR="00A96871">
        <w:rPr>
          <w:b/>
        </w:rPr>
        <w:t>class</w:t>
      </w:r>
      <w:proofErr w:type="gramStart"/>
      <w:r w:rsidR="00A96871">
        <w:rPr>
          <w:b/>
        </w:rPr>
        <w:t>=”navbar</w:t>
      </w:r>
      <w:proofErr w:type="gramEnd"/>
      <w:r w:rsidR="00A96871">
        <w:rPr>
          <w:b/>
        </w:rPr>
        <w:t>-header”</w:t>
      </w:r>
      <w:r w:rsidR="00A96871">
        <w:t xml:space="preserve">, replace the </w:t>
      </w:r>
      <w:r w:rsidR="00A96871">
        <w:rPr>
          <w:b/>
        </w:rPr>
        <w:t>@Html.ActionLink</w:t>
      </w:r>
      <w:r w:rsidR="00BA64C0">
        <w:t xml:space="preserve"> helper method call line with the following:</w:t>
      </w:r>
    </w:p>
    <w:p w14:paraId="2557E584" w14:textId="4EFD58A7" w:rsidR="00BA64C0" w:rsidRDefault="00597AA9" w:rsidP="00BA64C0">
      <w:pPr>
        <w:rPr>
          <w:rFonts w:ascii="Consolas" w:hAnsi="Consolas" w:cs="Consolas"/>
          <w:color w:val="000000"/>
          <w:sz w:val="19"/>
          <w:szCs w:val="19"/>
        </w:rPr>
      </w:pPr>
      <w:r>
        <w:rPr>
          <w:rFonts w:ascii="Consolas" w:hAnsi="Consolas" w:cs="Consolas"/>
          <w:color w:val="000000"/>
          <w:sz w:val="19"/>
          <w:szCs w:val="19"/>
          <w:highlight w:val="yellow"/>
        </w:rPr>
        <w:t>@</w:t>
      </w:r>
      <w:r>
        <w:rPr>
          <w:rFonts w:ascii="Consolas" w:hAnsi="Consolas" w:cs="Consolas"/>
          <w:color w:val="000000"/>
          <w:sz w:val="19"/>
          <w:szCs w:val="19"/>
        </w:rPr>
        <w:t>Html.PageLink(</w:t>
      </w:r>
      <w:r>
        <w:rPr>
          <w:rFonts w:ascii="Consolas" w:hAnsi="Consolas" w:cs="Consolas"/>
          <w:color w:val="A31515"/>
          <w:sz w:val="19"/>
          <w:szCs w:val="19"/>
        </w:rPr>
        <w:t>"Home"</w:t>
      </w:r>
      <w:r>
        <w:rPr>
          <w:rFonts w:ascii="Consolas" w:hAnsi="Consolas" w:cs="Consolas"/>
          <w:color w:val="000000"/>
          <w:sz w:val="19"/>
          <w:szCs w:val="19"/>
        </w:rPr>
        <w:t xml:space="preserve">, </w:t>
      </w:r>
      <w:r w:rsidRPr="00597AA9">
        <w:rPr>
          <w:rFonts w:ascii="Consolas" w:hAnsi="Consolas" w:cs="Consolas"/>
          <w:color w:val="2B91AF"/>
          <w:sz w:val="19"/>
          <w:szCs w:val="19"/>
        </w:rPr>
        <w:t>ContentReference</w:t>
      </w:r>
      <w:r>
        <w:rPr>
          <w:rFonts w:ascii="Consolas" w:hAnsi="Consolas" w:cs="Consolas"/>
          <w:color w:val="000000"/>
          <w:sz w:val="19"/>
          <w:szCs w:val="19"/>
        </w:rPr>
        <w:t xml:space="preserve">.StartPage, </w:t>
      </w:r>
      <w:r>
        <w:rPr>
          <w:rFonts w:ascii="Consolas" w:hAnsi="Consolas" w:cs="Consolas"/>
          <w:color w:val="0000FF"/>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 @</w:t>
      </w:r>
      <w:proofErr w:type="gramEnd"/>
      <w:r>
        <w:rPr>
          <w:rFonts w:ascii="Consolas" w:hAnsi="Consolas" w:cs="Consolas"/>
          <w:color w:val="000000"/>
          <w:sz w:val="19"/>
          <w:szCs w:val="19"/>
        </w:rPr>
        <w:t xml:space="preserve">class = </w:t>
      </w:r>
      <w:r>
        <w:rPr>
          <w:rFonts w:ascii="Consolas" w:hAnsi="Consolas" w:cs="Consolas"/>
          <w:color w:val="A31515"/>
          <w:sz w:val="19"/>
          <w:szCs w:val="19"/>
        </w:rPr>
        <w:t>"navbar-brand"</w:t>
      </w:r>
      <w:r>
        <w:rPr>
          <w:rFonts w:ascii="Consolas" w:hAnsi="Consolas" w:cs="Consolas"/>
          <w:color w:val="000000"/>
          <w:sz w:val="19"/>
          <w:szCs w:val="19"/>
        </w:rPr>
        <w:t xml:space="preserve"> })</w:t>
      </w:r>
    </w:p>
    <w:p w14:paraId="683ED043" w14:textId="17E7B6EF" w:rsidR="00D91448" w:rsidRDefault="00D91448" w:rsidP="008C604E">
      <w:pPr>
        <w:pStyle w:val="ListParagraph"/>
        <w:numPr>
          <w:ilvl w:val="0"/>
          <w:numId w:val="16"/>
        </w:numPr>
      </w:pPr>
      <w:r>
        <w:t>Add the following</w:t>
      </w:r>
      <w:r w:rsidR="00613C4A">
        <w:t xml:space="preserve"> </w:t>
      </w:r>
      <w:r w:rsidR="00613C4A">
        <w:rPr>
          <w:b/>
        </w:rPr>
        <w:t>foreach</w:t>
      </w:r>
      <w:r w:rsidR="00613C4A">
        <w:t xml:space="preserve"> loop inside </w:t>
      </w:r>
      <w:r w:rsidR="00843FAB">
        <w:t xml:space="preserve">the existing </w:t>
      </w:r>
      <w:r w:rsidR="00843FAB">
        <w:rPr>
          <w:b/>
        </w:rPr>
        <w:t xml:space="preserve">ul </w:t>
      </w:r>
      <w:r w:rsidR="00843FAB">
        <w:t>element:</w:t>
      </w:r>
    </w:p>
    <w:p w14:paraId="01737B5D" w14:textId="77777777" w:rsidR="00A140BB" w:rsidRPr="00A140BB" w:rsidRDefault="00A140BB" w:rsidP="00A140BB">
      <w:pPr>
        <w:autoSpaceDE w:val="0"/>
        <w:autoSpaceDN w:val="0"/>
        <w:adjustRightInd w:val="0"/>
        <w:spacing w:after="0" w:line="240" w:lineRule="auto"/>
        <w:rPr>
          <w:rFonts w:ascii="Consolas" w:hAnsi="Consolas" w:cs="Consolas"/>
          <w:color w:val="000000"/>
          <w:sz w:val="19"/>
          <w:szCs w:val="19"/>
        </w:rPr>
      </w:pPr>
      <w:r w:rsidRPr="00A140BB">
        <w:rPr>
          <w:rFonts w:ascii="Consolas" w:hAnsi="Consolas" w:cs="Consolas"/>
          <w:color w:val="0000FF"/>
          <w:sz w:val="19"/>
          <w:szCs w:val="19"/>
        </w:rPr>
        <w:t>&lt;</w:t>
      </w:r>
      <w:r w:rsidRPr="00A140BB">
        <w:rPr>
          <w:rFonts w:ascii="Consolas" w:hAnsi="Consolas" w:cs="Consolas"/>
          <w:color w:val="800000"/>
          <w:sz w:val="19"/>
          <w:szCs w:val="19"/>
        </w:rPr>
        <w:t>ul</w:t>
      </w:r>
      <w:r w:rsidRPr="00A140BB">
        <w:rPr>
          <w:rFonts w:ascii="Consolas" w:hAnsi="Consolas" w:cs="Consolas"/>
          <w:color w:val="000000"/>
          <w:sz w:val="19"/>
          <w:szCs w:val="19"/>
        </w:rPr>
        <w:t xml:space="preserve"> </w:t>
      </w:r>
      <w:r w:rsidRPr="00A140BB">
        <w:rPr>
          <w:rFonts w:ascii="Consolas" w:hAnsi="Consolas" w:cs="Consolas"/>
          <w:color w:val="FF0000"/>
          <w:sz w:val="19"/>
          <w:szCs w:val="19"/>
        </w:rPr>
        <w:t>class</w:t>
      </w:r>
      <w:r w:rsidRPr="00A140BB">
        <w:rPr>
          <w:rFonts w:ascii="Consolas" w:hAnsi="Consolas" w:cs="Consolas"/>
          <w:color w:val="0000FF"/>
          <w:sz w:val="19"/>
          <w:szCs w:val="19"/>
        </w:rPr>
        <w:t>="nav navbar-nav"&gt;</w:t>
      </w:r>
    </w:p>
    <w:p w14:paraId="465049DE" w14:textId="77777777" w:rsidR="00A140BB" w:rsidRPr="00A140BB" w:rsidRDefault="00A140BB" w:rsidP="00A140BB">
      <w:pPr>
        <w:autoSpaceDE w:val="0"/>
        <w:autoSpaceDN w:val="0"/>
        <w:adjustRightInd w:val="0"/>
        <w:spacing w:after="0" w:line="240" w:lineRule="auto"/>
        <w:rPr>
          <w:rFonts w:ascii="Consolas" w:hAnsi="Consolas" w:cs="Consolas"/>
          <w:color w:val="000000"/>
          <w:sz w:val="19"/>
          <w:szCs w:val="19"/>
        </w:rPr>
      </w:pPr>
      <w:r w:rsidRPr="00A140BB">
        <w:rPr>
          <w:rFonts w:ascii="Consolas" w:hAnsi="Consolas" w:cs="Consolas"/>
          <w:color w:val="000000"/>
          <w:sz w:val="19"/>
          <w:szCs w:val="19"/>
        </w:rPr>
        <w:t xml:space="preserve">    </w:t>
      </w:r>
      <w:r w:rsidRPr="00A140BB">
        <w:rPr>
          <w:rFonts w:ascii="Consolas" w:hAnsi="Consolas" w:cs="Consolas"/>
          <w:color w:val="000000"/>
          <w:sz w:val="19"/>
          <w:szCs w:val="19"/>
          <w:highlight w:val="yellow"/>
        </w:rPr>
        <w:t>@</w:t>
      </w:r>
      <w:r w:rsidRPr="00A140BB">
        <w:rPr>
          <w:rFonts w:ascii="Consolas" w:hAnsi="Consolas" w:cs="Consolas"/>
          <w:color w:val="0000FF"/>
          <w:sz w:val="19"/>
          <w:szCs w:val="19"/>
        </w:rPr>
        <w:t>foreach</w:t>
      </w:r>
      <w:r w:rsidRPr="00A140BB">
        <w:rPr>
          <w:rFonts w:ascii="Consolas" w:hAnsi="Consolas" w:cs="Consolas"/>
          <w:color w:val="000000"/>
          <w:sz w:val="19"/>
          <w:szCs w:val="19"/>
        </w:rPr>
        <w:t xml:space="preserve"> (PageData page </w:t>
      </w:r>
      <w:r w:rsidRPr="00A140BB">
        <w:rPr>
          <w:rFonts w:ascii="Consolas" w:hAnsi="Consolas" w:cs="Consolas"/>
          <w:color w:val="0000FF"/>
          <w:sz w:val="19"/>
          <w:szCs w:val="19"/>
        </w:rPr>
        <w:t>in</w:t>
      </w:r>
      <w:r w:rsidRPr="00A140BB">
        <w:rPr>
          <w:rFonts w:ascii="Consolas" w:hAnsi="Consolas" w:cs="Consolas"/>
          <w:color w:val="000000"/>
          <w:sz w:val="19"/>
          <w:szCs w:val="19"/>
        </w:rPr>
        <w:t xml:space="preserve"> childPages)</w:t>
      </w:r>
    </w:p>
    <w:p w14:paraId="112EB480" w14:textId="77777777" w:rsidR="00A140BB" w:rsidRPr="00A140BB" w:rsidRDefault="00A140BB" w:rsidP="00A140BB">
      <w:pPr>
        <w:autoSpaceDE w:val="0"/>
        <w:autoSpaceDN w:val="0"/>
        <w:adjustRightInd w:val="0"/>
        <w:spacing w:after="0" w:line="240" w:lineRule="auto"/>
        <w:rPr>
          <w:rFonts w:ascii="Consolas" w:hAnsi="Consolas" w:cs="Consolas"/>
          <w:color w:val="000000"/>
          <w:sz w:val="19"/>
          <w:szCs w:val="19"/>
        </w:rPr>
      </w:pPr>
      <w:r w:rsidRPr="00A140BB">
        <w:rPr>
          <w:rFonts w:ascii="Consolas" w:hAnsi="Consolas" w:cs="Consolas"/>
          <w:color w:val="000000"/>
          <w:sz w:val="19"/>
          <w:szCs w:val="19"/>
        </w:rPr>
        <w:t xml:space="preserve">    {</w:t>
      </w:r>
    </w:p>
    <w:p w14:paraId="47CF5230" w14:textId="77777777" w:rsidR="00A140BB" w:rsidRPr="00A140BB" w:rsidRDefault="00A140BB" w:rsidP="00A140BB">
      <w:pPr>
        <w:autoSpaceDE w:val="0"/>
        <w:autoSpaceDN w:val="0"/>
        <w:adjustRightInd w:val="0"/>
        <w:spacing w:after="0" w:line="240" w:lineRule="auto"/>
        <w:rPr>
          <w:rFonts w:ascii="Consolas" w:hAnsi="Consolas" w:cs="Consolas"/>
          <w:color w:val="000000"/>
          <w:sz w:val="19"/>
          <w:szCs w:val="19"/>
        </w:rPr>
      </w:pPr>
      <w:r w:rsidRPr="00A140BB">
        <w:rPr>
          <w:rFonts w:ascii="Consolas" w:hAnsi="Consolas" w:cs="Consolas"/>
          <w:color w:val="000000"/>
          <w:sz w:val="19"/>
          <w:szCs w:val="19"/>
        </w:rPr>
        <w:t xml:space="preserve">        </w:t>
      </w:r>
      <w:r w:rsidRPr="00A140BB">
        <w:rPr>
          <w:rFonts w:ascii="Consolas" w:hAnsi="Consolas" w:cs="Consolas"/>
          <w:color w:val="0000FF"/>
          <w:sz w:val="19"/>
          <w:szCs w:val="19"/>
        </w:rPr>
        <w:t>&lt;</w:t>
      </w:r>
      <w:r w:rsidRPr="00A140BB">
        <w:rPr>
          <w:rFonts w:ascii="Consolas" w:hAnsi="Consolas" w:cs="Consolas"/>
          <w:color w:val="800000"/>
          <w:sz w:val="19"/>
          <w:szCs w:val="19"/>
        </w:rPr>
        <w:t>li</w:t>
      </w:r>
      <w:r w:rsidRPr="00A140BB">
        <w:rPr>
          <w:rFonts w:ascii="Consolas" w:hAnsi="Consolas" w:cs="Consolas"/>
          <w:color w:val="0000FF"/>
          <w:sz w:val="19"/>
          <w:szCs w:val="19"/>
        </w:rPr>
        <w:t>&gt;</w:t>
      </w:r>
      <w:r w:rsidRPr="00A140BB">
        <w:rPr>
          <w:rFonts w:ascii="Consolas" w:hAnsi="Consolas" w:cs="Consolas"/>
          <w:color w:val="000000"/>
          <w:sz w:val="19"/>
          <w:szCs w:val="19"/>
          <w:highlight w:val="yellow"/>
        </w:rPr>
        <w:t>@</w:t>
      </w:r>
      <w:proofErr w:type="spellStart"/>
      <w:r w:rsidRPr="00A140BB">
        <w:rPr>
          <w:rFonts w:ascii="Consolas" w:hAnsi="Consolas" w:cs="Consolas"/>
          <w:color w:val="000000"/>
          <w:sz w:val="19"/>
          <w:szCs w:val="19"/>
        </w:rPr>
        <w:t>Html.ContentLink</w:t>
      </w:r>
      <w:proofErr w:type="spellEnd"/>
      <w:r w:rsidRPr="00A140BB">
        <w:rPr>
          <w:rFonts w:ascii="Consolas" w:hAnsi="Consolas" w:cs="Consolas"/>
          <w:color w:val="000000"/>
          <w:sz w:val="19"/>
          <w:szCs w:val="19"/>
        </w:rPr>
        <w:t>(</w:t>
      </w:r>
      <w:proofErr w:type="spellStart"/>
      <w:proofErr w:type="gramStart"/>
      <w:r w:rsidRPr="00A140BB">
        <w:rPr>
          <w:rFonts w:ascii="Consolas" w:hAnsi="Consolas" w:cs="Consolas"/>
          <w:color w:val="000000"/>
          <w:sz w:val="19"/>
          <w:szCs w:val="19"/>
        </w:rPr>
        <w:t>page.ContentLink</w:t>
      </w:r>
      <w:proofErr w:type="spellEnd"/>
      <w:proofErr w:type="gramEnd"/>
      <w:r w:rsidRPr="00A140BB">
        <w:rPr>
          <w:rFonts w:ascii="Consolas" w:hAnsi="Consolas" w:cs="Consolas"/>
          <w:color w:val="000000"/>
          <w:sz w:val="19"/>
          <w:szCs w:val="19"/>
        </w:rPr>
        <w:t xml:space="preserve">, </w:t>
      </w:r>
      <w:r w:rsidRPr="00A140BB">
        <w:rPr>
          <w:rFonts w:ascii="Consolas" w:hAnsi="Consolas" w:cs="Consolas"/>
          <w:color w:val="0000FF"/>
          <w:sz w:val="19"/>
          <w:szCs w:val="19"/>
        </w:rPr>
        <w:t>null</w:t>
      </w:r>
      <w:r w:rsidRPr="00A140BB">
        <w:rPr>
          <w:rFonts w:ascii="Consolas" w:hAnsi="Consolas" w:cs="Consolas"/>
          <w:color w:val="000000"/>
          <w:sz w:val="19"/>
          <w:szCs w:val="19"/>
        </w:rPr>
        <w:t xml:space="preserve">, </w:t>
      </w:r>
      <w:r w:rsidRPr="00A140BB">
        <w:rPr>
          <w:rFonts w:ascii="Consolas" w:hAnsi="Consolas" w:cs="Consolas"/>
          <w:color w:val="0000FF"/>
          <w:sz w:val="19"/>
          <w:szCs w:val="19"/>
        </w:rPr>
        <w:t>new</w:t>
      </w:r>
      <w:r w:rsidRPr="00A140BB">
        <w:rPr>
          <w:rFonts w:ascii="Consolas" w:hAnsi="Consolas" w:cs="Consolas"/>
          <w:color w:val="000000"/>
          <w:sz w:val="19"/>
          <w:szCs w:val="19"/>
        </w:rPr>
        <w:t xml:space="preserve"> { @class = </w:t>
      </w:r>
      <w:r w:rsidRPr="00A140BB">
        <w:rPr>
          <w:rFonts w:ascii="Consolas" w:hAnsi="Consolas" w:cs="Consolas"/>
          <w:color w:val="A31515"/>
          <w:sz w:val="19"/>
          <w:szCs w:val="19"/>
        </w:rPr>
        <w:t>"nav-item nav-link"</w:t>
      </w:r>
      <w:r w:rsidRPr="00A140BB">
        <w:rPr>
          <w:rFonts w:ascii="Consolas" w:hAnsi="Consolas" w:cs="Consolas"/>
          <w:color w:val="000000"/>
          <w:sz w:val="19"/>
          <w:szCs w:val="19"/>
        </w:rPr>
        <w:t xml:space="preserve"> })</w:t>
      </w:r>
      <w:r w:rsidRPr="00A140BB">
        <w:rPr>
          <w:rFonts w:ascii="Consolas" w:hAnsi="Consolas" w:cs="Consolas"/>
          <w:color w:val="0000FF"/>
          <w:sz w:val="19"/>
          <w:szCs w:val="19"/>
        </w:rPr>
        <w:t>&lt;/</w:t>
      </w:r>
      <w:r w:rsidRPr="00A140BB">
        <w:rPr>
          <w:rFonts w:ascii="Consolas" w:hAnsi="Consolas" w:cs="Consolas"/>
          <w:color w:val="800000"/>
          <w:sz w:val="19"/>
          <w:szCs w:val="19"/>
        </w:rPr>
        <w:t>li</w:t>
      </w:r>
      <w:r w:rsidRPr="00A140BB">
        <w:rPr>
          <w:rFonts w:ascii="Consolas" w:hAnsi="Consolas" w:cs="Consolas"/>
          <w:color w:val="0000FF"/>
          <w:sz w:val="19"/>
          <w:szCs w:val="19"/>
        </w:rPr>
        <w:t>&gt;</w:t>
      </w:r>
    </w:p>
    <w:p w14:paraId="7790E469" w14:textId="77777777" w:rsidR="00A140BB" w:rsidRPr="00A140BB" w:rsidRDefault="00A140BB" w:rsidP="00A140BB">
      <w:pPr>
        <w:autoSpaceDE w:val="0"/>
        <w:autoSpaceDN w:val="0"/>
        <w:adjustRightInd w:val="0"/>
        <w:spacing w:after="0" w:line="240" w:lineRule="auto"/>
        <w:rPr>
          <w:rFonts w:ascii="Consolas" w:hAnsi="Consolas" w:cs="Consolas"/>
          <w:color w:val="000000"/>
          <w:sz w:val="19"/>
          <w:szCs w:val="19"/>
        </w:rPr>
      </w:pPr>
      <w:r w:rsidRPr="00A140BB">
        <w:rPr>
          <w:rFonts w:ascii="Consolas" w:hAnsi="Consolas" w:cs="Consolas"/>
          <w:color w:val="000000"/>
          <w:sz w:val="19"/>
          <w:szCs w:val="19"/>
        </w:rPr>
        <w:t xml:space="preserve">    }</w:t>
      </w:r>
    </w:p>
    <w:p w14:paraId="2F61BC87" w14:textId="07B15977" w:rsidR="00A140BB" w:rsidRDefault="00A140BB" w:rsidP="00A140BB">
      <w:pPr>
        <w:rPr>
          <w:rFonts w:ascii="Consolas" w:hAnsi="Consolas" w:cs="Consolas"/>
          <w:color w:val="0000FF"/>
          <w:sz w:val="19"/>
          <w:szCs w:val="19"/>
        </w:rPr>
      </w:pPr>
      <w:r w:rsidRPr="00A140BB">
        <w:rPr>
          <w:rFonts w:ascii="Consolas" w:hAnsi="Consolas" w:cs="Consolas"/>
          <w:color w:val="0000FF"/>
          <w:sz w:val="19"/>
          <w:szCs w:val="19"/>
        </w:rPr>
        <w:t>&lt;/</w:t>
      </w:r>
      <w:r w:rsidRPr="00A140BB">
        <w:rPr>
          <w:rFonts w:ascii="Consolas" w:hAnsi="Consolas" w:cs="Consolas"/>
          <w:color w:val="800000"/>
          <w:sz w:val="19"/>
          <w:szCs w:val="19"/>
        </w:rPr>
        <w:t>ul</w:t>
      </w:r>
      <w:r w:rsidRPr="00A140BB">
        <w:rPr>
          <w:rFonts w:ascii="Consolas" w:hAnsi="Consolas" w:cs="Consolas"/>
          <w:color w:val="0000FF"/>
          <w:sz w:val="19"/>
          <w:szCs w:val="19"/>
        </w:rPr>
        <w:t>&gt;</w:t>
      </w:r>
    </w:p>
    <w:p w14:paraId="39C1EB0B" w14:textId="1228AFDA" w:rsidR="00B11F5E" w:rsidRDefault="00B11F5E" w:rsidP="008C604E">
      <w:pPr>
        <w:pStyle w:val="ListParagraph"/>
        <w:numPr>
          <w:ilvl w:val="0"/>
          <w:numId w:val="16"/>
        </w:numPr>
      </w:pPr>
      <w:r>
        <w:lastRenderedPageBreak/>
        <w:t xml:space="preserve">Run the site and verify that </w:t>
      </w:r>
      <w:r w:rsidR="00EA11E6">
        <w:t xml:space="preserve">it looks something like the following image and you can navigate to the </w:t>
      </w:r>
      <w:r w:rsidR="00EA11E6">
        <w:rPr>
          <w:b/>
        </w:rPr>
        <w:t>Swedish Chef</w:t>
      </w:r>
      <w:r w:rsidR="000461D4">
        <w:t xml:space="preserve"> page successfully.</w:t>
      </w:r>
    </w:p>
    <w:p w14:paraId="3DEF0394" w14:textId="4083A3F3" w:rsidR="002F1028" w:rsidRPr="00146C89" w:rsidRDefault="007440D7" w:rsidP="002F1028">
      <w:r>
        <w:rPr>
          <w:noProof/>
        </w:rPr>
        <w:drawing>
          <wp:inline distT="0" distB="0" distL="0" distR="0" wp14:anchorId="153579D8" wp14:editId="176C554A">
            <wp:extent cx="5334000" cy="3676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te-wth-navigation-menu.gif"/>
                    <pic:cNvPicPr/>
                  </pic:nvPicPr>
                  <pic:blipFill>
                    <a:blip r:embed="rId44">
                      <a:extLst>
                        <a:ext uri="{28A0092B-C50C-407E-A947-70E740481C1C}">
                          <a14:useLocalDpi xmlns:a14="http://schemas.microsoft.com/office/drawing/2010/main" val="0"/>
                        </a:ext>
                      </a:extLst>
                    </a:blip>
                    <a:stretch>
                      <a:fillRect/>
                    </a:stretch>
                  </pic:blipFill>
                  <pic:spPr>
                    <a:xfrm>
                      <a:off x="0" y="0"/>
                      <a:ext cx="5334000" cy="3676650"/>
                    </a:xfrm>
                    <a:prstGeom prst="rect">
                      <a:avLst/>
                    </a:prstGeom>
                  </pic:spPr>
                </pic:pic>
              </a:graphicData>
            </a:graphic>
          </wp:inline>
        </w:drawing>
      </w:r>
    </w:p>
    <w:p w14:paraId="228A9585" w14:textId="3B63C70B" w:rsidR="00540216" w:rsidRDefault="00E35E80" w:rsidP="003E4831">
      <w:pPr>
        <w:pStyle w:val="Heading2"/>
      </w:pPr>
      <w:bookmarkStart w:id="25" w:name="_Toc9338998"/>
      <w:r>
        <w:t xml:space="preserve">Setting up MVC Controller </w:t>
      </w:r>
      <w:r w:rsidR="003B3700">
        <w:t>Dependency Injection</w:t>
      </w:r>
      <w:bookmarkEnd w:id="25"/>
    </w:p>
    <w:p w14:paraId="406A4CA3" w14:textId="52237317" w:rsidR="00FB6F65" w:rsidRDefault="00FB6F65" w:rsidP="00FB6F65">
      <w:pPr>
        <w:rPr>
          <w:lang w:val="en-GB"/>
        </w:rPr>
      </w:pPr>
      <w:r>
        <w:rPr>
          <w:lang w:val="en-GB"/>
        </w:rPr>
        <w:t xml:space="preserve">To enable controllers to have </w:t>
      </w:r>
      <w:r w:rsidR="00D172EC">
        <w:rPr>
          <w:lang w:val="en-GB"/>
        </w:rPr>
        <w:t>constructors</w:t>
      </w:r>
      <w:r>
        <w:rPr>
          <w:lang w:val="en-GB"/>
        </w:rPr>
        <w:t xml:space="preserve"> with parameters to inject dependencies you must register a dependency resolver with ASP.NET MVC. </w:t>
      </w:r>
      <w:r w:rsidR="00D03786">
        <w:rPr>
          <w:lang w:val="en-GB"/>
        </w:rPr>
        <w:t>In the following steps, y</w:t>
      </w:r>
      <w:r>
        <w:rPr>
          <w:lang w:val="en-GB"/>
        </w:rPr>
        <w:t>ou</w:t>
      </w:r>
      <w:r w:rsidR="00EB091E">
        <w:rPr>
          <w:lang w:val="en-GB"/>
        </w:rPr>
        <w:t>’ll</w:t>
      </w:r>
      <w:r>
        <w:rPr>
          <w:lang w:val="en-GB"/>
        </w:rPr>
        <w:t xml:space="preserve"> create an initialization module to make sure that Episerver’s integration with StructureMap is registered as the resolver when the website starts up.</w:t>
      </w:r>
    </w:p>
    <w:p w14:paraId="41CC60B9" w14:textId="0674CFCF" w:rsidR="00FB6F65" w:rsidRDefault="00FB6F65" w:rsidP="008C604E">
      <w:pPr>
        <w:pStyle w:val="ListParagraph"/>
        <w:numPr>
          <w:ilvl w:val="0"/>
          <w:numId w:val="15"/>
        </w:numPr>
        <w:spacing w:after="120" w:line="240" w:lineRule="auto"/>
        <w:contextualSpacing w:val="0"/>
      </w:pPr>
      <w:r>
        <w:t xml:space="preserve">In </w:t>
      </w:r>
      <w:r w:rsidR="00263385">
        <w:t>Visual Studio and the site project</w:t>
      </w:r>
      <w:r>
        <w:t xml:space="preserve">, right-click the </w:t>
      </w:r>
      <w:r>
        <w:rPr>
          <w:b/>
        </w:rPr>
        <w:t>Business</w:t>
      </w:r>
      <w:r>
        <w:t xml:space="preserve"> folder and add a new folder named </w:t>
      </w:r>
      <w:proofErr w:type="spellStart"/>
      <w:r w:rsidR="005607E9">
        <w:rPr>
          <w:b/>
        </w:rPr>
        <w:t>Site</w:t>
      </w:r>
      <w:r>
        <w:rPr>
          <w:b/>
        </w:rPr>
        <w:t>DependencyResolver</w:t>
      </w:r>
      <w:proofErr w:type="spellEnd"/>
      <w:r>
        <w:t>.</w:t>
      </w:r>
    </w:p>
    <w:p w14:paraId="58A777FD" w14:textId="5AB6E68C" w:rsidR="00FB6F65" w:rsidRDefault="00502070" w:rsidP="008C604E">
      <w:pPr>
        <w:pStyle w:val="ListParagraph"/>
        <w:numPr>
          <w:ilvl w:val="0"/>
          <w:numId w:val="15"/>
        </w:numPr>
        <w:spacing w:after="120" w:line="240" w:lineRule="auto"/>
        <w:contextualSpacing w:val="0"/>
      </w:pPr>
      <w:r>
        <w:t xml:space="preserve">Right-click the new </w:t>
      </w:r>
      <w:proofErr w:type="spellStart"/>
      <w:r>
        <w:rPr>
          <w:b/>
        </w:rPr>
        <w:t>SiteDependencyResolver</w:t>
      </w:r>
      <w:proofErr w:type="spellEnd"/>
      <w:r>
        <w:t xml:space="preserve"> folder and </w:t>
      </w:r>
      <w:r w:rsidR="006A4079">
        <w:t xml:space="preserve">choose </w:t>
      </w:r>
      <w:r w:rsidR="006A4079" w:rsidRPr="00A04BAE">
        <w:rPr>
          <w:b/>
        </w:rPr>
        <w:t>Add</w:t>
      </w:r>
      <w:r w:rsidR="006A4079" w:rsidRPr="00EC1F7F">
        <w:t xml:space="preserve"> | </w:t>
      </w:r>
      <w:r w:rsidR="0058104A">
        <w:rPr>
          <w:b/>
        </w:rPr>
        <w:t>Class</w:t>
      </w:r>
      <w:r w:rsidR="006A4079">
        <w:t>…</w:t>
      </w:r>
      <w:r w:rsidR="0058104A">
        <w:t xml:space="preserve"> and name the new class </w:t>
      </w:r>
      <w:proofErr w:type="spellStart"/>
      <w:r w:rsidR="00E614CF">
        <w:rPr>
          <w:b/>
        </w:rPr>
        <w:t>ServiceLocatorDependencyResolver.cs</w:t>
      </w:r>
      <w:proofErr w:type="spellEnd"/>
      <w:r w:rsidR="00E614CF">
        <w:t xml:space="preserve">, click </w:t>
      </w:r>
      <w:r w:rsidR="00EF3C45">
        <w:rPr>
          <w:b/>
        </w:rPr>
        <w:t xml:space="preserve">Add </w:t>
      </w:r>
      <w:r w:rsidR="00EF3C45">
        <w:t>complete creating it.</w:t>
      </w:r>
    </w:p>
    <w:p w14:paraId="35B763D3" w14:textId="21AF8254" w:rsidR="00391D1B" w:rsidRDefault="00684727" w:rsidP="008C604E">
      <w:pPr>
        <w:pStyle w:val="ListParagraph"/>
        <w:numPr>
          <w:ilvl w:val="0"/>
          <w:numId w:val="15"/>
        </w:numPr>
        <w:spacing w:after="120" w:line="240" w:lineRule="auto"/>
        <w:contextualSpacing w:val="0"/>
      </w:pPr>
      <w:r>
        <w:t>Add</w:t>
      </w:r>
      <w:r w:rsidR="00E047A2">
        <w:t xml:space="preserve"> the</w:t>
      </w:r>
      <w:r>
        <w:t xml:space="preserve"> </w:t>
      </w:r>
      <w:proofErr w:type="spellStart"/>
      <w:r>
        <w:rPr>
          <w:b/>
        </w:rPr>
        <w:t>IDependencyResolver</w:t>
      </w:r>
      <w:proofErr w:type="spellEnd"/>
      <w:r w:rsidR="00E047A2">
        <w:t xml:space="preserve"> interface to the class declaration and use the </w:t>
      </w:r>
      <w:r w:rsidR="00E047A2">
        <w:rPr>
          <w:b/>
        </w:rPr>
        <w:t>Quick Actions</w:t>
      </w:r>
      <w:r w:rsidR="00E047A2">
        <w:t xml:space="preserve"> icon to fix the missing namespace.</w:t>
      </w:r>
    </w:p>
    <w:p w14:paraId="65278C88" w14:textId="297B2A06" w:rsidR="000D2FA2" w:rsidRDefault="000D2FA2" w:rsidP="008C604E">
      <w:pPr>
        <w:pStyle w:val="ListParagraph"/>
        <w:numPr>
          <w:ilvl w:val="0"/>
          <w:numId w:val="15"/>
        </w:numPr>
        <w:spacing w:after="120" w:line="240" w:lineRule="auto"/>
        <w:contextualSpacing w:val="0"/>
      </w:pPr>
      <w:r>
        <w:lastRenderedPageBreak/>
        <w:t xml:space="preserve">Use the </w:t>
      </w:r>
      <w:r>
        <w:rPr>
          <w:b/>
        </w:rPr>
        <w:t xml:space="preserve">Quick Actions </w:t>
      </w:r>
      <w:r>
        <w:t xml:space="preserve">icon again </w:t>
      </w:r>
      <w:r w:rsidR="00C95AF1">
        <w:t xml:space="preserve">and choose </w:t>
      </w:r>
      <w:r w:rsidR="00677BC9">
        <w:rPr>
          <w:b/>
        </w:rPr>
        <w:t>I</w:t>
      </w:r>
      <w:r w:rsidR="00C95AF1">
        <w:rPr>
          <w:b/>
        </w:rPr>
        <w:t xml:space="preserve">mplement </w:t>
      </w:r>
      <w:r w:rsidR="00677BC9">
        <w:rPr>
          <w:b/>
        </w:rPr>
        <w:t>interface</w:t>
      </w:r>
      <w:r w:rsidR="00677BC9">
        <w:t xml:space="preserve"> as shown in the following image:</w:t>
      </w:r>
      <w:r w:rsidR="00677BC9">
        <w:br/>
      </w:r>
      <w:r w:rsidR="00677BC9">
        <w:rPr>
          <w:noProof/>
        </w:rPr>
        <w:drawing>
          <wp:inline distT="0" distB="0" distL="0" distR="0" wp14:anchorId="750801CA" wp14:editId="72839633">
            <wp:extent cx="4876800" cy="2133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ucik-actions-implement-interface.gif"/>
                    <pic:cNvPicPr/>
                  </pic:nvPicPr>
                  <pic:blipFill>
                    <a:blip r:embed="rId45">
                      <a:extLst>
                        <a:ext uri="{28A0092B-C50C-407E-A947-70E740481C1C}">
                          <a14:useLocalDpi xmlns:a14="http://schemas.microsoft.com/office/drawing/2010/main" val="0"/>
                        </a:ext>
                      </a:extLst>
                    </a:blip>
                    <a:stretch>
                      <a:fillRect/>
                    </a:stretch>
                  </pic:blipFill>
                  <pic:spPr>
                    <a:xfrm>
                      <a:off x="0" y="0"/>
                      <a:ext cx="4876800" cy="2133600"/>
                    </a:xfrm>
                    <a:prstGeom prst="rect">
                      <a:avLst/>
                    </a:prstGeom>
                  </pic:spPr>
                </pic:pic>
              </a:graphicData>
            </a:graphic>
          </wp:inline>
        </w:drawing>
      </w:r>
    </w:p>
    <w:p w14:paraId="16424DB1" w14:textId="203B634A" w:rsidR="00C44BCC" w:rsidRDefault="00F71E27" w:rsidP="008C604E">
      <w:pPr>
        <w:pStyle w:val="ListParagraph"/>
        <w:numPr>
          <w:ilvl w:val="0"/>
          <w:numId w:val="15"/>
        </w:numPr>
        <w:spacing w:after="120" w:line="240" w:lineRule="auto"/>
        <w:contextualSpacing w:val="0"/>
      </w:pPr>
      <w:r>
        <w:t>Replace the code in the body of the class with the following</w:t>
      </w:r>
      <w:r w:rsidR="005631CD">
        <w:t xml:space="preserve"> and fix any missing namespaces</w:t>
      </w:r>
      <w:r>
        <w:t>:</w:t>
      </w:r>
    </w:p>
    <w:p w14:paraId="660B287E" w14:textId="77777777" w:rsidR="00FF17B7" w:rsidRPr="00FF17B7" w:rsidRDefault="00FF17B7" w:rsidP="00FF17B7">
      <w:pPr>
        <w:autoSpaceDE w:val="0"/>
        <w:autoSpaceDN w:val="0"/>
        <w:adjustRightInd w:val="0"/>
        <w:spacing w:after="0" w:line="240" w:lineRule="auto"/>
        <w:ind w:left="360"/>
        <w:rPr>
          <w:rFonts w:ascii="Consolas" w:hAnsi="Consolas" w:cs="Consolas"/>
          <w:color w:val="000000"/>
          <w:sz w:val="19"/>
          <w:szCs w:val="19"/>
        </w:rPr>
      </w:pPr>
      <w:r w:rsidRPr="00FF17B7">
        <w:rPr>
          <w:rFonts w:ascii="Consolas" w:hAnsi="Consolas" w:cs="Consolas"/>
          <w:color w:val="0000FF"/>
          <w:sz w:val="19"/>
          <w:szCs w:val="19"/>
        </w:rPr>
        <w:t>readonly</w:t>
      </w:r>
      <w:r w:rsidRPr="00FF17B7">
        <w:rPr>
          <w:rFonts w:ascii="Consolas" w:hAnsi="Consolas" w:cs="Consolas"/>
          <w:color w:val="000000"/>
          <w:sz w:val="19"/>
          <w:szCs w:val="19"/>
        </w:rPr>
        <w:t xml:space="preserve"> </w:t>
      </w:r>
      <w:r w:rsidRPr="0052084B">
        <w:rPr>
          <w:rFonts w:ascii="Consolas" w:hAnsi="Consolas" w:cs="Consolas"/>
          <w:color w:val="2B91AF"/>
          <w:sz w:val="19"/>
          <w:szCs w:val="19"/>
        </w:rPr>
        <w:t>IServiceLocator</w:t>
      </w:r>
      <w:r w:rsidRPr="00FF17B7">
        <w:rPr>
          <w:rFonts w:ascii="Consolas" w:hAnsi="Consolas" w:cs="Consolas"/>
          <w:color w:val="000000"/>
          <w:sz w:val="19"/>
          <w:szCs w:val="19"/>
        </w:rPr>
        <w:t xml:space="preserve"> _serviceLocator;</w:t>
      </w:r>
    </w:p>
    <w:p w14:paraId="551D6388" w14:textId="77777777" w:rsidR="00FF17B7" w:rsidRPr="00FF17B7" w:rsidRDefault="00FF17B7" w:rsidP="00FF17B7">
      <w:pPr>
        <w:autoSpaceDE w:val="0"/>
        <w:autoSpaceDN w:val="0"/>
        <w:adjustRightInd w:val="0"/>
        <w:spacing w:after="0" w:line="240" w:lineRule="auto"/>
        <w:ind w:left="360"/>
        <w:rPr>
          <w:rFonts w:ascii="Consolas" w:hAnsi="Consolas" w:cs="Consolas"/>
          <w:color w:val="000000"/>
          <w:sz w:val="19"/>
          <w:szCs w:val="19"/>
        </w:rPr>
      </w:pPr>
      <w:r w:rsidRPr="00FF17B7">
        <w:rPr>
          <w:rFonts w:ascii="Consolas" w:hAnsi="Consolas" w:cs="Consolas"/>
          <w:color w:val="000000"/>
          <w:sz w:val="19"/>
          <w:szCs w:val="19"/>
        </w:rPr>
        <w:t xml:space="preserve">  </w:t>
      </w:r>
    </w:p>
    <w:p w14:paraId="6380389D" w14:textId="77777777" w:rsidR="00FF17B7" w:rsidRPr="00FF17B7" w:rsidRDefault="00FF17B7" w:rsidP="00FF17B7">
      <w:pPr>
        <w:autoSpaceDE w:val="0"/>
        <w:autoSpaceDN w:val="0"/>
        <w:adjustRightInd w:val="0"/>
        <w:spacing w:after="0" w:line="240" w:lineRule="auto"/>
        <w:ind w:left="360"/>
        <w:rPr>
          <w:rFonts w:ascii="Consolas" w:hAnsi="Consolas" w:cs="Consolas"/>
          <w:color w:val="000000"/>
          <w:sz w:val="19"/>
          <w:szCs w:val="19"/>
        </w:rPr>
      </w:pPr>
      <w:r w:rsidRPr="00FF17B7">
        <w:rPr>
          <w:rFonts w:ascii="Consolas" w:hAnsi="Consolas" w:cs="Consolas"/>
          <w:color w:val="0000FF"/>
          <w:sz w:val="19"/>
          <w:szCs w:val="19"/>
        </w:rPr>
        <w:t>public</w:t>
      </w:r>
      <w:r w:rsidRPr="00FF17B7">
        <w:rPr>
          <w:rFonts w:ascii="Consolas" w:hAnsi="Consolas" w:cs="Consolas"/>
          <w:color w:val="000000"/>
          <w:sz w:val="19"/>
          <w:szCs w:val="19"/>
        </w:rPr>
        <w:t xml:space="preserve"> </w:t>
      </w:r>
      <w:proofErr w:type="gramStart"/>
      <w:r w:rsidRPr="00FF17B7">
        <w:rPr>
          <w:rFonts w:ascii="Consolas" w:hAnsi="Consolas" w:cs="Consolas"/>
          <w:color w:val="000000"/>
          <w:sz w:val="19"/>
          <w:szCs w:val="19"/>
        </w:rPr>
        <w:t>ServiceLocatorDependencyResolver(</w:t>
      </w:r>
      <w:proofErr w:type="gramEnd"/>
      <w:r w:rsidRPr="0052084B">
        <w:rPr>
          <w:rFonts w:ascii="Consolas" w:hAnsi="Consolas" w:cs="Consolas"/>
          <w:color w:val="2B91AF"/>
          <w:sz w:val="19"/>
          <w:szCs w:val="19"/>
        </w:rPr>
        <w:t>IServiceLocator</w:t>
      </w:r>
      <w:r w:rsidRPr="00FF17B7">
        <w:rPr>
          <w:rFonts w:ascii="Consolas" w:hAnsi="Consolas" w:cs="Consolas"/>
          <w:color w:val="000000"/>
          <w:sz w:val="19"/>
          <w:szCs w:val="19"/>
        </w:rPr>
        <w:t xml:space="preserve"> serviceLocator)</w:t>
      </w:r>
    </w:p>
    <w:p w14:paraId="4908C191" w14:textId="77777777" w:rsidR="00FF17B7" w:rsidRPr="00FF17B7" w:rsidRDefault="00FF17B7" w:rsidP="00FF17B7">
      <w:pPr>
        <w:autoSpaceDE w:val="0"/>
        <w:autoSpaceDN w:val="0"/>
        <w:adjustRightInd w:val="0"/>
        <w:spacing w:after="0" w:line="240" w:lineRule="auto"/>
        <w:ind w:left="360"/>
        <w:rPr>
          <w:rFonts w:ascii="Consolas" w:hAnsi="Consolas" w:cs="Consolas"/>
          <w:color w:val="000000"/>
          <w:sz w:val="19"/>
          <w:szCs w:val="19"/>
        </w:rPr>
      </w:pPr>
      <w:r w:rsidRPr="00FF17B7">
        <w:rPr>
          <w:rFonts w:ascii="Consolas" w:hAnsi="Consolas" w:cs="Consolas"/>
          <w:color w:val="000000"/>
          <w:sz w:val="19"/>
          <w:szCs w:val="19"/>
        </w:rPr>
        <w:t>{</w:t>
      </w:r>
    </w:p>
    <w:p w14:paraId="6FF6AC0B" w14:textId="77777777" w:rsidR="00FF17B7" w:rsidRPr="00FF17B7" w:rsidRDefault="00FF17B7" w:rsidP="00FF17B7">
      <w:pPr>
        <w:autoSpaceDE w:val="0"/>
        <w:autoSpaceDN w:val="0"/>
        <w:adjustRightInd w:val="0"/>
        <w:spacing w:after="0" w:line="240" w:lineRule="auto"/>
        <w:ind w:left="360"/>
        <w:rPr>
          <w:rFonts w:ascii="Consolas" w:hAnsi="Consolas" w:cs="Consolas"/>
          <w:color w:val="000000"/>
          <w:sz w:val="19"/>
          <w:szCs w:val="19"/>
        </w:rPr>
      </w:pPr>
      <w:r w:rsidRPr="00FF17B7">
        <w:rPr>
          <w:rFonts w:ascii="Consolas" w:hAnsi="Consolas" w:cs="Consolas"/>
          <w:color w:val="000000"/>
          <w:sz w:val="19"/>
          <w:szCs w:val="19"/>
        </w:rPr>
        <w:t xml:space="preserve">    _serviceLocator = serviceLocator;</w:t>
      </w:r>
    </w:p>
    <w:p w14:paraId="65331010" w14:textId="77777777" w:rsidR="00FF17B7" w:rsidRPr="00FF17B7" w:rsidRDefault="00FF17B7" w:rsidP="00FF17B7">
      <w:pPr>
        <w:autoSpaceDE w:val="0"/>
        <w:autoSpaceDN w:val="0"/>
        <w:adjustRightInd w:val="0"/>
        <w:spacing w:after="0" w:line="240" w:lineRule="auto"/>
        <w:ind w:left="360"/>
        <w:rPr>
          <w:rFonts w:ascii="Consolas" w:hAnsi="Consolas" w:cs="Consolas"/>
          <w:color w:val="000000"/>
          <w:sz w:val="19"/>
          <w:szCs w:val="19"/>
        </w:rPr>
      </w:pPr>
      <w:r w:rsidRPr="00FF17B7">
        <w:rPr>
          <w:rFonts w:ascii="Consolas" w:hAnsi="Consolas" w:cs="Consolas"/>
          <w:color w:val="000000"/>
          <w:sz w:val="19"/>
          <w:szCs w:val="19"/>
        </w:rPr>
        <w:t>}</w:t>
      </w:r>
    </w:p>
    <w:p w14:paraId="72FC2F91" w14:textId="77777777" w:rsidR="00FF17B7" w:rsidRPr="00FF17B7" w:rsidRDefault="00FF17B7" w:rsidP="00FF17B7">
      <w:pPr>
        <w:autoSpaceDE w:val="0"/>
        <w:autoSpaceDN w:val="0"/>
        <w:adjustRightInd w:val="0"/>
        <w:spacing w:after="0" w:line="240" w:lineRule="auto"/>
        <w:ind w:left="360"/>
        <w:rPr>
          <w:rFonts w:ascii="Consolas" w:hAnsi="Consolas" w:cs="Consolas"/>
          <w:color w:val="000000"/>
          <w:sz w:val="19"/>
          <w:szCs w:val="19"/>
        </w:rPr>
      </w:pPr>
    </w:p>
    <w:p w14:paraId="4FB9D43F" w14:textId="77777777" w:rsidR="00FF17B7" w:rsidRPr="00FF17B7" w:rsidRDefault="00FF17B7" w:rsidP="00FF17B7">
      <w:pPr>
        <w:autoSpaceDE w:val="0"/>
        <w:autoSpaceDN w:val="0"/>
        <w:adjustRightInd w:val="0"/>
        <w:spacing w:after="0" w:line="240" w:lineRule="auto"/>
        <w:ind w:left="360"/>
        <w:rPr>
          <w:rFonts w:ascii="Consolas" w:hAnsi="Consolas" w:cs="Consolas"/>
          <w:color w:val="000000"/>
          <w:sz w:val="19"/>
          <w:szCs w:val="19"/>
        </w:rPr>
      </w:pPr>
      <w:r w:rsidRPr="00FF17B7">
        <w:rPr>
          <w:rFonts w:ascii="Consolas" w:hAnsi="Consolas" w:cs="Consolas"/>
          <w:color w:val="0000FF"/>
          <w:sz w:val="19"/>
          <w:szCs w:val="19"/>
        </w:rPr>
        <w:t>public</w:t>
      </w:r>
      <w:r w:rsidRPr="00FF17B7">
        <w:rPr>
          <w:rFonts w:ascii="Consolas" w:hAnsi="Consolas" w:cs="Consolas"/>
          <w:color w:val="000000"/>
          <w:sz w:val="19"/>
          <w:szCs w:val="19"/>
        </w:rPr>
        <w:t xml:space="preserve"> </w:t>
      </w:r>
      <w:r w:rsidRPr="00FF17B7">
        <w:rPr>
          <w:rFonts w:ascii="Consolas" w:hAnsi="Consolas" w:cs="Consolas"/>
          <w:color w:val="0000FF"/>
          <w:sz w:val="19"/>
          <w:szCs w:val="19"/>
        </w:rPr>
        <w:t>object</w:t>
      </w:r>
      <w:r w:rsidRPr="00FF17B7">
        <w:rPr>
          <w:rFonts w:ascii="Consolas" w:hAnsi="Consolas" w:cs="Consolas"/>
          <w:color w:val="000000"/>
          <w:sz w:val="19"/>
          <w:szCs w:val="19"/>
        </w:rPr>
        <w:t xml:space="preserve"> </w:t>
      </w:r>
      <w:proofErr w:type="gramStart"/>
      <w:r w:rsidRPr="00FF17B7">
        <w:rPr>
          <w:rFonts w:ascii="Consolas" w:hAnsi="Consolas" w:cs="Consolas"/>
          <w:color w:val="000000"/>
          <w:sz w:val="19"/>
          <w:szCs w:val="19"/>
        </w:rPr>
        <w:t>GetService(</w:t>
      </w:r>
      <w:proofErr w:type="gramEnd"/>
      <w:r w:rsidRPr="00590417">
        <w:rPr>
          <w:rFonts w:ascii="Consolas" w:hAnsi="Consolas" w:cs="Consolas"/>
          <w:color w:val="2B91AF"/>
          <w:sz w:val="19"/>
          <w:szCs w:val="19"/>
        </w:rPr>
        <w:t>Type</w:t>
      </w:r>
      <w:r w:rsidRPr="00FF17B7">
        <w:rPr>
          <w:rFonts w:ascii="Consolas" w:hAnsi="Consolas" w:cs="Consolas"/>
          <w:color w:val="000000"/>
          <w:sz w:val="19"/>
          <w:szCs w:val="19"/>
        </w:rPr>
        <w:t xml:space="preserve"> serviceType)</w:t>
      </w:r>
    </w:p>
    <w:p w14:paraId="2710576B" w14:textId="77777777" w:rsidR="00FF17B7" w:rsidRPr="00FF17B7" w:rsidRDefault="00FF17B7" w:rsidP="00FF17B7">
      <w:pPr>
        <w:autoSpaceDE w:val="0"/>
        <w:autoSpaceDN w:val="0"/>
        <w:adjustRightInd w:val="0"/>
        <w:spacing w:after="0" w:line="240" w:lineRule="auto"/>
        <w:ind w:left="360"/>
        <w:rPr>
          <w:rFonts w:ascii="Consolas" w:hAnsi="Consolas" w:cs="Consolas"/>
          <w:color w:val="000000"/>
          <w:sz w:val="19"/>
          <w:szCs w:val="19"/>
        </w:rPr>
      </w:pPr>
      <w:r w:rsidRPr="00FF17B7">
        <w:rPr>
          <w:rFonts w:ascii="Consolas" w:hAnsi="Consolas" w:cs="Consolas"/>
          <w:color w:val="000000"/>
          <w:sz w:val="19"/>
          <w:szCs w:val="19"/>
        </w:rPr>
        <w:t>{</w:t>
      </w:r>
    </w:p>
    <w:p w14:paraId="38F6783E" w14:textId="77777777" w:rsidR="00FF17B7" w:rsidRPr="00FF17B7" w:rsidRDefault="00FF17B7" w:rsidP="00FF17B7">
      <w:pPr>
        <w:autoSpaceDE w:val="0"/>
        <w:autoSpaceDN w:val="0"/>
        <w:adjustRightInd w:val="0"/>
        <w:spacing w:after="0" w:line="240" w:lineRule="auto"/>
        <w:ind w:left="360"/>
        <w:rPr>
          <w:rFonts w:ascii="Consolas" w:hAnsi="Consolas" w:cs="Consolas"/>
          <w:color w:val="000000"/>
          <w:sz w:val="19"/>
          <w:szCs w:val="19"/>
        </w:rPr>
      </w:pPr>
      <w:r w:rsidRPr="00FF17B7">
        <w:rPr>
          <w:rFonts w:ascii="Consolas" w:hAnsi="Consolas" w:cs="Consolas"/>
          <w:color w:val="000000"/>
          <w:sz w:val="19"/>
          <w:szCs w:val="19"/>
        </w:rPr>
        <w:t xml:space="preserve">    </w:t>
      </w:r>
      <w:r w:rsidRPr="00FF17B7">
        <w:rPr>
          <w:rFonts w:ascii="Consolas" w:hAnsi="Consolas" w:cs="Consolas"/>
          <w:color w:val="0000FF"/>
          <w:sz w:val="19"/>
          <w:szCs w:val="19"/>
        </w:rPr>
        <w:t>if</w:t>
      </w:r>
      <w:r w:rsidRPr="00FF17B7">
        <w:rPr>
          <w:rFonts w:ascii="Consolas" w:hAnsi="Consolas" w:cs="Consolas"/>
          <w:color w:val="000000"/>
          <w:sz w:val="19"/>
          <w:szCs w:val="19"/>
        </w:rPr>
        <w:t xml:space="preserve"> (serviceType.IsInterface || serviceType.IsAbstract)</w:t>
      </w:r>
    </w:p>
    <w:p w14:paraId="626FAA3A" w14:textId="77777777" w:rsidR="00FF17B7" w:rsidRPr="00FF17B7" w:rsidRDefault="00FF17B7" w:rsidP="00FF17B7">
      <w:pPr>
        <w:autoSpaceDE w:val="0"/>
        <w:autoSpaceDN w:val="0"/>
        <w:adjustRightInd w:val="0"/>
        <w:spacing w:after="0" w:line="240" w:lineRule="auto"/>
        <w:ind w:left="360"/>
        <w:rPr>
          <w:rFonts w:ascii="Consolas" w:hAnsi="Consolas" w:cs="Consolas"/>
          <w:color w:val="000000"/>
          <w:sz w:val="19"/>
          <w:szCs w:val="19"/>
        </w:rPr>
      </w:pPr>
      <w:r w:rsidRPr="00FF17B7">
        <w:rPr>
          <w:rFonts w:ascii="Consolas" w:hAnsi="Consolas" w:cs="Consolas"/>
          <w:color w:val="000000"/>
          <w:sz w:val="19"/>
          <w:szCs w:val="19"/>
        </w:rPr>
        <w:t xml:space="preserve">    {</w:t>
      </w:r>
    </w:p>
    <w:p w14:paraId="70E26CC0" w14:textId="77777777" w:rsidR="00FF17B7" w:rsidRPr="00FF17B7" w:rsidRDefault="00FF17B7" w:rsidP="00FF17B7">
      <w:pPr>
        <w:autoSpaceDE w:val="0"/>
        <w:autoSpaceDN w:val="0"/>
        <w:adjustRightInd w:val="0"/>
        <w:spacing w:after="0" w:line="240" w:lineRule="auto"/>
        <w:ind w:left="360"/>
        <w:rPr>
          <w:rFonts w:ascii="Consolas" w:hAnsi="Consolas" w:cs="Consolas"/>
          <w:color w:val="000000"/>
          <w:sz w:val="19"/>
          <w:szCs w:val="19"/>
        </w:rPr>
      </w:pPr>
      <w:r w:rsidRPr="00FF17B7">
        <w:rPr>
          <w:rFonts w:ascii="Consolas" w:hAnsi="Consolas" w:cs="Consolas"/>
          <w:color w:val="000000"/>
          <w:sz w:val="19"/>
          <w:szCs w:val="19"/>
        </w:rPr>
        <w:t xml:space="preserve">        </w:t>
      </w:r>
      <w:r w:rsidRPr="00FF17B7">
        <w:rPr>
          <w:rFonts w:ascii="Consolas" w:hAnsi="Consolas" w:cs="Consolas"/>
          <w:color w:val="0000FF"/>
          <w:sz w:val="19"/>
          <w:szCs w:val="19"/>
        </w:rPr>
        <w:t>return</w:t>
      </w:r>
      <w:r w:rsidRPr="00FF17B7">
        <w:rPr>
          <w:rFonts w:ascii="Consolas" w:hAnsi="Consolas" w:cs="Consolas"/>
          <w:color w:val="000000"/>
          <w:sz w:val="19"/>
          <w:szCs w:val="19"/>
        </w:rPr>
        <w:t xml:space="preserve"> GetInterfaceService(serviceType);</w:t>
      </w:r>
    </w:p>
    <w:p w14:paraId="3973015B" w14:textId="77777777" w:rsidR="00FF17B7" w:rsidRPr="00FF17B7" w:rsidRDefault="00FF17B7" w:rsidP="00FF17B7">
      <w:pPr>
        <w:autoSpaceDE w:val="0"/>
        <w:autoSpaceDN w:val="0"/>
        <w:adjustRightInd w:val="0"/>
        <w:spacing w:after="0" w:line="240" w:lineRule="auto"/>
        <w:ind w:left="360"/>
        <w:rPr>
          <w:rFonts w:ascii="Consolas" w:hAnsi="Consolas" w:cs="Consolas"/>
          <w:color w:val="000000"/>
          <w:sz w:val="19"/>
          <w:szCs w:val="19"/>
        </w:rPr>
      </w:pPr>
      <w:r w:rsidRPr="00FF17B7">
        <w:rPr>
          <w:rFonts w:ascii="Consolas" w:hAnsi="Consolas" w:cs="Consolas"/>
          <w:color w:val="000000"/>
          <w:sz w:val="19"/>
          <w:szCs w:val="19"/>
        </w:rPr>
        <w:t xml:space="preserve">    }</w:t>
      </w:r>
    </w:p>
    <w:p w14:paraId="0C07C06D" w14:textId="77777777" w:rsidR="00FF17B7" w:rsidRPr="00FF17B7" w:rsidRDefault="00FF17B7" w:rsidP="00FF17B7">
      <w:pPr>
        <w:autoSpaceDE w:val="0"/>
        <w:autoSpaceDN w:val="0"/>
        <w:adjustRightInd w:val="0"/>
        <w:spacing w:after="0" w:line="240" w:lineRule="auto"/>
        <w:ind w:left="360"/>
        <w:rPr>
          <w:rFonts w:ascii="Consolas" w:hAnsi="Consolas" w:cs="Consolas"/>
          <w:color w:val="000000"/>
          <w:sz w:val="19"/>
          <w:szCs w:val="19"/>
        </w:rPr>
      </w:pPr>
      <w:r w:rsidRPr="00FF17B7">
        <w:rPr>
          <w:rFonts w:ascii="Consolas" w:hAnsi="Consolas" w:cs="Consolas"/>
          <w:color w:val="000000"/>
          <w:sz w:val="19"/>
          <w:szCs w:val="19"/>
        </w:rPr>
        <w:t xml:space="preserve">    </w:t>
      </w:r>
      <w:r w:rsidRPr="00FF17B7">
        <w:rPr>
          <w:rFonts w:ascii="Consolas" w:hAnsi="Consolas" w:cs="Consolas"/>
          <w:color w:val="0000FF"/>
          <w:sz w:val="19"/>
          <w:szCs w:val="19"/>
        </w:rPr>
        <w:t>return</w:t>
      </w:r>
      <w:r w:rsidRPr="00FF17B7">
        <w:rPr>
          <w:rFonts w:ascii="Consolas" w:hAnsi="Consolas" w:cs="Consolas"/>
          <w:color w:val="000000"/>
          <w:sz w:val="19"/>
          <w:szCs w:val="19"/>
        </w:rPr>
        <w:t xml:space="preserve"> GetConcreteService(serviceType);</w:t>
      </w:r>
    </w:p>
    <w:p w14:paraId="206DCA33" w14:textId="77777777" w:rsidR="00FF17B7" w:rsidRPr="00FF17B7" w:rsidRDefault="00FF17B7" w:rsidP="00FF17B7">
      <w:pPr>
        <w:autoSpaceDE w:val="0"/>
        <w:autoSpaceDN w:val="0"/>
        <w:adjustRightInd w:val="0"/>
        <w:spacing w:after="0" w:line="240" w:lineRule="auto"/>
        <w:ind w:left="360"/>
        <w:rPr>
          <w:rFonts w:ascii="Consolas" w:hAnsi="Consolas" w:cs="Consolas"/>
          <w:color w:val="000000"/>
          <w:sz w:val="19"/>
          <w:szCs w:val="19"/>
        </w:rPr>
      </w:pPr>
      <w:r w:rsidRPr="00FF17B7">
        <w:rPr>
          <w:rFonts w:ascii="Consolas" w:hAnsi="Consolas" w:cs="Consolas"/>
          <w:color w:val="000000"/>
          <w:sz w:val="19"/>
          <w:szCs w:val="19"/>
        </w:rPr>
        <w:t>}</w:t>
      </w:r>
    </w:p>
    <w:p w14:paraId="2EF2CDA3" w14:textId="77777777" w:rsidR="00FF17B7" w:rsidRPr="00FF17B7" w:rsidRDefault="00FF17B7" w:rsidP="00FF17B7">
      <w:pPr>
        <w:autoSpaceDE w:val="0"/>
        <w:autoSpaceDN w:val="0"/>
        <w:adjustRightInd w:val="0"/>
        <w:spacing w:after="0" w:line="240" w:lineRule="auto"/>
        <w:ind w:left="360"/>
        <w:rPr>
          <w:rFonts w:ascii="Consolas" w:hAnsi="Consolas" w:cs="Consolas"/>
          <w:color w:val="000000"/>
          <w:sz w:val="19"/>
          <w:szCs w:val="19"/>
        </w:rPr>
      </w:pPr>
    </w:p>
    <w:p w14:paraId="33C7A827" w14:textId="77777777" w:rsidR="00FF17B7" w:rsidRPr="00FF17B7" w:rsidRDefault="00FF17B7" w:rsidP="00FF17B7">
      <w:pPr>
        <w:autoSpaceDE w:val="0"/>
        <w:autoSpaceDN w:val="0"/>
        <w:adjustRightInd w:val="0"/>
        <w:spacing w:after="0" w:line="240" w:lineRule="auto"/>
        <w:ind w:left="360"/>
        <w:rPr>
          <w:rFonts w:ascii="Consolas" w:hAnsi="Consolas" w:cs="Consolas"/>
          <w:color w:val="000000"/>
          <w:sz w:val="19"/>
          <w:szCs w:val="19"/>
        </w:rPr>
      </w:pPr>
      <w:r w:rsidRPr="00FF17B7">
        <w:rPr>
          <w:rFonts w:ascii="Consolas" w:hAnsi="Consolas" w:cs="Consolas"/>
          <w:color w:val="0000FF"/>
          <w:sz w:val="19"/>
          <w:szCs w:val="19"/>
        </w:rPr>
        <w:t>private</w:t>
      </w:r>
      <w:r w:rsidRPr="00FF17B7">
        <w:rPr>
          <w:rFonts w:ascii="Consolas" w:hAnsi="Consolas" w:cs="Consolas"/>
          <w:color w:val="000000"/>
          <w:sz w:val="19"/>
          <w:szCs w:val="19"/>
        </w:rPr>
        <w:t xml:space="preserve"> </w:t>
      </w:r>
      <w:r w:rsidRPr="00FF17B7">
        <w:rPr>
          <w:rFonts w:ascii="Consolas" w:hAnsi="Consolas" w:cs="Consolas"/>
          <w:color w:val="0000FF"/>
          <w:sz w:val="19"/>
          <w:szCs w:val="19"/>
        </w:rPr>
        <w:t>object</w:t>
      </w:r>
      <w:r w:rsidRPr="00FF17B7">
        <w:rPr>
          <w:rFonts w:ascii="Consolas" w:hAnsi="Consolas" w:cs="Consolas"/>
          <w:color w:val="000000"/>
          <w:sz w:val="19"/>
          <w:szCs w:val="19"/>
        </w:rPr>
        <w:t xml:space="preserve"> </w:t>
      </w:r>
      <w:proofErr w:type="gramStart"/>
      <w:r w:rsidRPr="00FF17B7">
        <w:rPr>
          <w:rFonts w:ascii="Consolas" w:hAnsi="Consolas" w:cs="Consolas"/>
          <w:color w:val="000000"/>
          <w:sz w:val="19"/>
          <w:szCs w:val="19"/>
        </w:rPr>
        <w:t>GetConcreteService(</w:t>
      </w:r>
      <w:proofErr w:type="gramEnd"/>
      <w:r w:rsidRPr="00590417">
        <w:rPr>
          <w:rFonts w:ascii="Consolas" w:hAnsi="Consolas" w:cs="Consolas"/>
          <w:color w:val="2B91AF"/>
          <w:sz w:val="19"/>
          <w:szCs w:val="19"/>
        </w:rPr>
        <w:t>Type</w:t>
      </w:r>
      <w:r w:rsidRPr="00FF17B7">
        <w:rPr>
          <w:rFonts w:ascii="Consolas" w:hAnsi="Consolas" w:cs="Consolas"/>
          <w:color w:val="000000"/>
          <w:sz w:val="19"/>
          <w:szCs w:val="19"/>
        </w:rPr>
        <w:t xml:space="preserve"> serviceType)</w:t>
      </w:r>
    </w:p>
    <w:p w14:paraId="0D8AB404" w14:textId="77777777" w:rsidR="00FF17B7" w:rsidRPr="00FF17B7" w:rsidRDefault="00FF17B7" w:rsidP="00FF17B7">
      <w:pPr>
        <w:autoSpaceDE w:val="0"/>
        <w:autoSpaceDN w:val="0"/>
        <w:adjustRightInd w:val="0"/>
        <w:spacing w:after="0" w:line="240" w:lineRule="auto"/>
        <w:ind w:left="360"/>
        <w:rPr>
          <w:rFonts w:ascii="Consolas" w:hAnsi="Consolas" w:cs="Consolas"/>
          <w:color w:val="000000"/>
          <w:sz w:val="19"/>
          <w:szCs w:val="19"/>
        </w:rPr>
      </w:pPr>
      <w:r w:rsidRPr="00FF17B7">
        <w:rPr>
          <w:rFonts w:ascii="Consolas" w:hAnsi="Consolas" w:cs="Consolas"/>
          <w:color w:val="000000"/>
          <w:sz w:val="19"/>
          <w:szCs w:val="19"/>
        </w:rPr>
        <w:t>{</w:t>
      </w:r>
    </w:p>
    <w:p w14:paraId="1D28BABF" w14:textId="77777777" w:rsidR="00FF17B7" w:rsidRPr="00FF17B7" w:rsidRDefault="00FF17B7" w:rsidP="00FF17B7">
      <w:pPr>
        <w:autoSpaceDE w:val="0"/>
        <w:autoSpaceDN w:val="0"/>
        <w:adjustRightInd w:val="0"/>
        <w:spacing w:after="0" w:line="240" w:lineRule="auto"/>
        <w:ind w:left="360"/>
        <w:rPr>
          <w:rFonts w:ascii="Consolas" w:hAnsi="Consolas" w:cs="Consolas"/>
          <w:color w:val="000000"/>
          <w:sz w:val="19"/>
          <w:szCs w:val="19"/>
        </w:rPr>
      </w:pPr>
      <w:r w:rsidRPr="00FF17B7">
        <w:rPr>
          <w:rFonts w:ascii="Consolas" w:hAnsi="Consolas" w:cs="Consolas"/>
          <w:color w:val="000000"/>
          <w:sz w:val="19"/>
          <w:szCs w:val="19"/>
        </w:rPr>
        <w:t xml:space="preserve">    </w:t>
      </w:r>
      <w:r w:rsidRPr="00FF17B7">
        <w:rPr>
          <w:rFonts w:ascii="Consolas" w:hAnsi="Consolas" w:cs="Consolas"/>
          <w:color w:val="0000FF"/>
          <w:sz w:val="19"/>
          <w:szCs w:val="19"/>
        </w:rPr>
        <w:t>try</w:t>
      </w:r>
    </w:p>
    <w:p w14:paraId="3E90FB31" w14:textId="77777777" w:rsidR="00FF17B7" w:rsidRPr="00FF17B7" w:rsidRDefault="00FF17B7" w:rsidP="00FF17B7">
      <w:pPr>
        <w:autoSpaceDE w:val="0"/>
        <w:autoSpaceDN w:val="0"/>
        <w:adjustRightInd w:val="0"/>
        <w:spacing w:after="0" w:line="240" w:lineRule="auto"/>
        <w:ind w:left="360"/>
        <w:rPr>
          <w:rFonts w:ascii="Consolas" w:hAnsi="Consolas" w:cs="Consolas"/>
          <w:color w:val="000000"/>
          <w:sz w:val="19"/>
          <w:szCs w:val="19"/>
        </w:rPr>
      </w:pPr>
      <w:r w:rsidRPr="00FF17B7">
        <w:rPr>
          <w:rFonts w:ascii="Consolas" w:hAnsi="Consolas" w:cs="Consolas"/>
          <w:color w:val="000000"/>
          <w:sz w:val="19"/>
          <w:szCs w:val="19"/>
        </w:rPr>
        <w:t xml:space="preserve">    {</w:t>
      </w:r>
    </w:p>
    <w:p w14:paraId="5B015D6B" w14:textId="77777777" w:rsidR="00FF17B7" w:rsidRPr="00FF17B7" w:rsidRDefault="00FF17B7" w:rsidP="00FF17B7">
      <w:pPr>
        <w:autoSpaceDE w:val="0"/>
        <w:autoSpaceDN w:val="0"/>
        <w:adjustRightInd w:val="0"/>
        <w:spacing w:after="0" w:line="240" w:lineRule="auto"/>
        <w:ind w:left="360"/>
        <w:rPr>
          <w:rFonts w:ascii="Consolas" w:hAnsi="Consolas" w:cs="Consolas"/>
          <w:color w:val="000000"/>
          <w:sz w:val="19"/>
          <w:szCs w:val="19"/>
        </w:rPr>
      </w:pPr>
      <w:r w:rsidRPr="00FF17B7">
        <w:rPr>
          <w:rFonts w:ascii="Consolas" w:hAnsi="Consolas" w:cs="Consolas"/>
          <w:color w:val="000000"/>
          <w:sz w:val="19"/>
          <w:szCs w:val="19"/>
        </w:rPr>
        <w:t xml:space="preserve">        </w:t>
      </w:r>
      <w:r w:rsidRPr="00FF17B7">
        <w:rPr>
          <w:rFonts w:ascii="Consolas" w:hAnsi="Consolas" w:cs="Consolas"/>
          <w:color w:val="008000"/>
          <w:sz w:val="19"/>
          <w:szCs w:val="19"/>
        </w:rPr>
        <w:t>// Can't use TryGetInstance here because it won’t create concrete types</w:t>
      </w:r>
    </w:p>
    <w:p w14:paraId="5E69AACF" w14:textId="77777777" w:rsidR="00FF17B7" w:rsidRPr="00FF17B7" w:rsidRDefault="00FF17B7" w:rsidP="00FF17B7">
      <w:pPr>
        <w:autoSpaceDE w:val="0"/>
        <w:autoSpaceDN w:val="0"/>
        <w:adjustRightInd w:val="0"/>
        <w:spacing w:after="0" w:line="240" w:lineRule="auto"/>
        <w:ind w:left="360"/>
        <w:rPr>
          <w:rFonts w:ascii="Consolas" w:hAnsi="Consolas" w:cs="Consolas"/>
          <w:color w:val="000000"/>
          <w:sz w:val="19"/>
          <w:szCs w:val="19"/>
        </w:rPr>
      </w:pPr>
      <w:r w:rsidRPr="00FF17B7">
        <w:rPr>
          <w:rFonts w:ascii="Consolas" w:hAnsi="Consolas" w:cs="Consolas"/>
          <w:color w:val="000000"/>
          <w:sz w:val="19"/>
          <w:szCs w:val="19"/>
        </w:rPr>
        <w:t xml:space="preserve">        </w:t>
      </w:r>
      <w:r w:rsidRPr="00FF17B7">
        <w:rPr>
          <w:rFonts w:ascii="Consolas" w:hAnsi="Consolas" w:cs="Consolas"/>
          <w:color w:val="0000FF"/>
          <w:sz w:val="19"/>
          <w:szCs w:val="19"/>
        </w:rPr>
        <w:t>return</w:t>
      </w:r>
      <w:r w:rsidRPr="00FF17B7">
        <w:rPr>
          <w:rFonts w:ascii="Consolas" w:hAnsi="Consolas" w:cs="Consolas"/>
          <w:color w:val="000000"/>
          <w:sz w:val="19"/>
          <w:szCs w:val="19"/>
        </w:rPr>
        <w:t xml:space="preserve"> _serviceLocator.GetInstance(serviceType);</w:t>
      </w:r>
    </w:p>
    <w:p w14:paraId="16CAB858" w14:textId="77777777" w:rsidR="00FF17B7" w:rsidRPr="00FF17B7" w:rsidRDefault="00FF17B7" w:rsidP="00FF17B7">
      <w:pPr>
        <w:autoSpaceDE w:val="0"/>
        <w:autoSpaceDN w:val="0"/>
        <w:adjustRightInd w:val="0"/>
        <w:spacing w:after="0" w:line="240" w:lineRule="auto"/>
        <w:ind w:left="360"/>
        <w:rPr>
          <w:rFonts w:ascii="Consolas" w:hAnsi="Consolas" w:cs="Consolas"/>
          <w:color w:val="000000"/>
          <w:sz w:val="19"/>
          <w:szCs w:val="19"/>
        </w:rPr>
      </w:pPr>
      <w:r w:rsidRPr="00FF17B7">
        <w:rPr>
          <w:rFonts w:ascii="Consolas" w:hAnsi="Consolas" w:cs="Consolas"/>
          <w:color w:val="000000"/>
          <w:sz w:val="19"/>
          <w:szCs w:val="19"/>
        </w:rPr>
        <w:t xml:space="preserve">    }</w:t>
      </w:r>
    </w:p>
    <w:p w14:paraId="7A0EC615" w14:textId="77777777" w:rsidR="00FF17B7" w:rsidRPr="00FF17B7" w:rsidRDefault="00FF17B7" w:rsidP="00FF17B7">
      <w:pPr>
        <w:autoSpaceDE w:val="0"/>
        <w:autoSpaceDN w:val="0"/>
        <w:adjustRightInd w:val="0"/>
        <w:spacing w:after="0" w:line="240" w:lineRule="auto"/>
        <w:ind w:left="360"/>
        <w:rPr>
          <w:rFonts w:ascii="Consolas" w:hAnsi="Consolas" w:cs="Consolas"/>
          <w:color w:val="000000"/>
          <w:sz w:val="19"/>
          <w:szCs w:val="19"/>
        </w:rPr>
      </w:pPr>
      <w:r w:rsidRPr="00FF17B7">
        <w:rPr>
          <w:rFonts w:ascii="Consolas" w:hAnsi="Consolas" w:cs="Consolas"/>
          <w:color w:val="000000"/>
          <w:sz w:val="19"/>
          <w:szCs w:val="19"/>
        </w:rPr>
        <w:t xml:space="preserve">    </w:t>
      </w:r>
      <w:r w:rsidRPr="00FF17B7">
        <w:rPr>
          <w:rFonts w:ascii="Consolas" w:hAnsi="Consolas" w:cs="Consolas"/>
          <w:color w:val="0000FF"/>
          <w:sz w:val="19"/>
          <w:szCs w:val="19"/>
        </w:rPr>
        <w:t>catch</w:t>
      </w:r>
      <w:r w:rsidRPr="00FF17B7">
        <w:rPr>
          <w:rFonts w:ascii="Consolas" w:hAnsi="Consolas" w:cs="Consolas"/>
          <w:color w:val="000000"/>
          <w:sz w:val="19"/>
          <w:szCs w:val="19"/>
        </w:rPr>
        <w:t xml:space="preserve"> (</w:t>
      </w:r>
      <w:r w:rsidRPr="00590417">
        <w:rPr>
          <w:rFonts w:ascii="Consolas" w:hAnsi="Consolas" w:cs="Consolas"/>
          <w:color w:val="2B91AF"/>
          <w:sz w:val="19"/>
          <w:szCs w:val="19"/>
        </w:rPr>
        <w:t>ActivationException</w:t>
      </w:r>
      <w:r w:rsidRPr="00FF17B7">
        <w:rPr>
          <w:rFonts w:ascii="Consolas" w:hAnsi="Consolas" w:cs="Consolas"/>
          <w:color w:val="000000"/>
          <w:sz w:val="19"/>
          <w:szCs w:val="19"/>
        </w:rPr>
        <w:t>)</w:t>
      </w:r>
    </w:p>
    <w:p w14:paraId="23D203B9" w14:textId="77777777" w:rsidR="00FF17B7" w:rsidRPr="00FF17B7" w:rsidRDefault="00FF17B7" w:rsidP="00FF17B7">
      <w:pPr>
        <w:autoSpaceDE w:val="0"/>
        <w:autoSpaceDN w:val="0"/>
        <w:adjustRightInd w:val="0"/>
        <w:spacing w:after="0" w:line="240" w:lineRule="auto"/>
        <w:ind w:left="360"/>
        <w:rPr>
          <w:rFonts w:ascii="Consolas" w:hAnsi="Consolas" w:cs="Consolas"/>
          <w:color w:val="000000"/>
          <w:sz w:val="19"/>
          <w:szCs w:val="19"/>
        </w:rPr>
      </w:pPr>
      <w:r w:rsidRPr="00FF17B7">
        <w:rPr>
          <w:rFonts w:ascii="Consolas" w:hAnsi="Consolas" w:cs="Consolas"/>
          <w:color w:val="000000"/>
          <w:sz w:val="19"/>
          <w:szCs w:val="19"/>
        </w:rPr>
        <w:t xml:space="preserve">    {</w:t>
      </w:r>
    </w:p>
    <w:p w14:paraId="4AE59FDB" w14:textId="77777777" w:rsidR="00FF17B7" w:rsidRPr="00FF17B7" w:rsidRDefault="00FF17B7" w:rsidP="00FF17B7">
      <w:pPr>
        <w:autoSpaceDE w:val="0"/>
        <w:autoSpaceDN w:val="0"/>
        <w:adjustRightInd w:val="0"/>
        <w:spacing w:after="0" w:line="240" w:lineRule="auto"/>
        <w:ind w:left="360"/>
        <w:rPr>
          <w:rFonts w:ascii="Consolas" w:hAnsi="Consolas" w:cs="Consolas"/>
          <w:color w:val="000000"/>
          <w:sz w:val="19"/>
          <w:szCs w:val="19"/>
        </w:rPr>
      </w:pPr>
      <w:r w:rsidRPr="00FF17B7">
        <w:rPr>
          <w:rFonts w:ascii="Consolas" w:hAnsi="Consolas" w:cs="Consolas"/>
          <w:color w:val="000000"/>
          <w:sz w:val="19"/>
          <w:szCs w:val="19"/>
        </w:rPr>
        <w:t xml:space="preserve">        </w:t>
      </w:r>
      <w:r w:rsidRPr="00FF17B7">
        <w:rPr>
          <w:rFonts w:ascii="Consolas" w:hAnsi="Consolas" w:cs="Consolas"/>
          <w:color w:val="0000FF"/>
          <w:sz w:val="19"/>
          <w:szCs w:val="19"/>
        </w:rPr>
        <w:t>return</w:t>
      </w:r>
      <w:r w:rsidRPr="00FF17B7">
        <w:rPr>
          <w:rFonts w:ascii="Consolas" w:hAnsi="Consolas" w:cs="Consolas"/>
          <w:color w:val="000000"/>
          <w:sz w:val="19"/>
          <w:szCs w:val="19"/>
        </w:rPr>
        <w:t xml:space="preserve"> </w:t>
      </w:r>
      <w:r w:rsidRPr="00FF17B7">
        <w:rPr>
          <w:rFonts w:ascii="Consolas" w:hAnsi="Consolas" w:cs="Consolas"/>
          <w:color w:val="0000FF"/>
          <w:sz w:val="19"/>
          <w:szCs w:val="19"/>
        </w:rPr>
        <w:t>null</w:t>
      </w:r>
      <w:r w:rsidRPr="00FF17B7">
        <w:rPr>
          <w:rFonts w:ascii="Consolas" w:hAnsi="Consolas" w:cs="Consolas"/>
          <w:color w:val="000000"/>
          <w:sz w:val="19"/>
          <w:szCs w:val="19"/>
        </w:rPr>
        <w:t>;</w:t>
      </w:r>
    </w:p>
    <w:p w14:paraId="6632719E" w14:textId="77777777" w:rsidR="00FF17B7" w:rsidRPr="00FF17B7" w:rsidRDefault="00FF17B7" w:rsidP="00FF17B7">
      <w:pPr>
        <w:autoSpaceDE w:val="0"/>
        <w:autoSpaceDN w:val="0"/>
        <w:adjustRightInd w:val="0"/>
        <w:spacing w:after="0" w:line="240" w:lineRule="auto"/>
        <w:ind w:left="360"/>
        <w:rPr>
          <w:rFonts w:ascii="Consolas" w:hAnsi="Consolas" w:cs="Consolas"/>
          <w:color w:val="000000"/>
          <w:sz w:val="19"/>
          <w:szCs w:val="19"/>
        </w:rPr>
      </w:pPr>
      <w:r w:rsidRPr="00FF17B7">
        <w:rPr>
          <w:rFonts w:ascii="Consolas" w:hAnsi="Consolas" w:cs="Consolas"/>
          <w:color w:val="000000"/>
          <w:sz w:val="19"/>
          <w:szCs w:val="19"/>
        </w:rPr>
        <w:t xml:space="preserve">    }</w:t>
      </w:r>
    </w:p>
    <w:p w14:paraId="383DAB2B" w14:textId="77777777" w:rsidR="00FF17B7" w:rsidRPr="00FF17B7" w:rsidRDefault="00FF17B7" w:rsidP="00FF17B7">
      <w:pPr>
        <w:autoSpaceDE w:val="0"/>
        <w:autoSpaceDN w:val="0"/>
        <w:adjustRightInd w:val="0"/>
        <w:spacing w:after="0" w:line="240" w:lineRule="auto"/>
        <w:ind w:left="360"/>
        <w:rPr>
          <w:rFonts w:ascii="Consolas" w:hAnsi="Consolas" w:cs="Consolas"/>
          <w:color w:val="000000"/>
          <w:sz w:val="19"/>
          <w:szCs w:val="19"/>
        </w:rPr>
      </w:pPr>
      <w:r w:rsidRPr="00FF17B7">
        <w:rPr>
          <w:rFonts w:ascii="Consolas" w:hAnsi="Consolas" w:cs="Consolas"/>
          <w:color w:val="000000"/>
          <w:sz w:val="19"/>
          <w:szCs w:val="19"/>
        </w:rPr>
        <w:t>}</w:t>
      </w:r>
    </w:p>
    <w:p w14:paraId="30DC5242" w14:textId="77777777" w:rsidR="00FF17B7" w:rsidRPr="00FF17B7" w:rsidRDefault="00FF17B7" w:rsidP="00FF17B7">
      <w:pPr>
        <w:autoSpaceDE w:val="0"/>
        <w:autoSpaceDN w:val="0"/>
        <w:adjustRightInd w:val="0"/>
        <w:spacing w:after="0" w:line="240" w:lineRule="auto"/>
        <w:ind w:left="360"/>
        <w:rPr>
          <w:rFonts w:ascii="Consolas" w:hAnsi="Consolas" w:cs="Consolas"/>
          <w:color w:val="000000"/>
          <w:sz w:val="19"/>
          <w:szCs w:val="19"/>
        </w:rPr>
      </w:pPr>
    </w:p>
    <w:p w14:paraId="0F4C8C51" w14:textId="77777777" w:rsidR="00FF17B7" w:rsidRPr="00FF17B7" w:rsidRDefault="00FF17B7" w:rsidP="00FF17B7">
      <w:pPr>
        <w:autoSpaceDE w:val="0"/>
        <w:autoSpaceDN w:val="0"/>
        <w:adjustRightInd w:val="0"/>
        <w:spacing w:after="0" w:line="240" w:lineRule="auto"/>
        <w:ind w:left="360"/>
        <w:rPr>
          <w:rFonts w:ascii="Consolas" w:hAnsi="Consolas" w:cs="Consolas"/>
          <w:color w:val="000000"/>
          <w:sz w:val="19"/>
          <w:szCs w:val="19"/>
        </w:rPr>
      </w:pPr>
      <w:r w:rsidRPr="00FF17B7">
        <w:rPr>
          <w:rFonts w:ascii="Consolas" w:hAnsi="Consolas" w:cs="Consolas"/>
          <w:color w:val="0000FF"/>
          <w:sz w:val="19"/>
          <w:szCs w:val="19"/>
        </w:rPr>
        <w:t>private</w:t>
      </w:r>
      <w:r w:rsidRPr="00FF17B7">
        <w:rPr>
          <w:rFonts w:ascii="Consolas" w:hAnsi="Consolas" w:cs="Consolas"/>
          <w:color w:val="000000"/>
          <w:sz w:val="19"/>
          <w:szCs w:val="19"/>
        </w:rPr>
        <w:t xml:space="preserve"> </w:t>
      </w:r>
      <w:r w:rsidRPr="00FF17B7">
        <w:rPr>
          <w:rFonts w:ascii="Consolas" w:hAnsi="Consolas" w:cs="Consolas"/>
          <w:color w:val="0000FF"/>
          <w:sz w:val="19"/>
          <w:szCs w:val="19"/>
        </w:rPr>
        <w:t>object</w:t>
      </w:r>
      <w:r w:rsidRPr="00FF17B7">
        <w:rPr>
          <w:rFonts w:ascii="Consolas" w:hAnsi="Consolas" w:cs="Consolas"/>
          <w:color w:val="000000"/>
          <w:sz w:val="19"/>
          <w:szCs w:val="19"/>
        </w:rPr>
        <w:t xml:space="preserve"> </w:t>
      </w:r>
      <w:proofErr w:type="gramStart"/>
      <w:r w:rsidRPr="00FF17B7">
        <w:rPr>
          <w:rFonts w:ascii="Consolas" w:hAnsi="Consolas" w:cs="Consolas"/>
          <w:color w:val="000000"/>
          <w:sz w:val="19"/>
          <w:szCs w:val="19"/>
        </w:rPr>
        <w:t>GetInterfaceService(</w:t>
      </w:r>
      <w:proofErr w:type="gramEnd"/>
      <w:r w:rsidRPr="00590417">
        <w:rPr>
          <w:rFonts w:ascii="Consolas" w:hAnsi="Consolas" w:cs="Consolas"/>
          <w:color w:val="2B91AF"/>
          <w:sz w:val="19"/>
          <w:szCs w:val="19"/>
        </w:rPr>
        <w:t>Type</w:t>
      </w:r>
      <w:r w:rsidRPr="00FF17B7">
        <w:rPr>
          <w:rFonts w:ascii="Consolas" w:hAnsi="Consolas" w:cs="Consolas"/>
          <w:color w:val="000000"/>
          <w:sz w:val="19"/>
          <w:szCs w:val="19"/>
        </w:rPr>
        <w:t xml:space="preserve"> serviceType)</w:t>
      </w:r>
    </w:p>
    <w:p w14:paraId="06AFA6D8" w14:textId="77777777" w:rsidR="00FF17B7" w:rsidRPr="00FF17B7" w:rsidRDefault="00FF17B7" w:rsidP="00FF17B7">
      <w:pPr>
        <w:autoSpaceDE w:val="0"/>
        <w:autoSpaceDN w:val="0"/>
        <w:adjustRightInd w:val="0"/>
        <w:spacing w:after="0" w:line="240" w:lineRule="auto"/>
        <w:ind w:left="360"/>
        <w:rPr>
          <w:rFonts w:ascii="Consolas" w:hAnsi="Consolas" w:cs="Consolas"/>
          <w:color w:val="000000"/>
          <w:sz w:val="19"/>
          <w:szCs w:val="19"/>
        </w:rPr>
      </w:pPr>
      <w:r w:rsidRPr="00FF17B7">
        <w:rPr>
          <w:rFonts w:ascii="Consolas" w:hAnsi="Consolas" w:cs="Consolas"/>
          <w:color w:val="000000"/>
          <w:sz w:val="19"/>
          <w:szCs w:val="19"/>
        </w:rPr>
        <w:t>{</w:t>
      </w:r>
    </w:p>
    <w:p w14:paraId="1BA04E6A" w14:textId="77777777" w:rsidR="00FF17B7" w:rsidRPr="00FF17B7" w:rsidRDefault="00FF17B7" w:rsidP="00FF17B7">
      <w:pPr>
        <w:autoSpaceDE w:val="0"/>
        <w:autoSpaceDN w:val="0"/>
        <w:adjustRightInd w:val="0"/>
        <w:spacing w:after="0" w:line="240" w:lineRule="auto"/>
        <w:ind w:left="360"/>
        <w:rPr>
          <w:rFonts w:ascii="Consolas" w:hAnsi="Consolas" w:cs="Consolas"/>
          <w:color w:val="000000"/>
          <w:sz w:val="19"/>
          <w:szCs w:val="19"/>
        </w:rPr>
      </w:pPr>
      <w:r w:rsidRPr="00FF17B7">
        <w:rPr>
          <w:rFonts w:ascii="Consolas" w:hAnsi="Consolas" w:cs="Consolas"/>
          <w:color w:val="000000"/>
          <w:sz w:val="19"/>
          <w:szCs w:val="19"/>
        </w:rPr>
        <w:t xml:space="preserve">    </w:t>
      </w:r>
      <w:r w:rsidRPr="00FF17B7">
        <w:rPr>
          <w:rFonts w:ascii="Consolas" w:hAnsi="Consolas" w:cs="Consolas"/>
          <w:color w:val="0000FF"/>
          <w:sz w:val="19"/>
          <w:szCs w:val="19"/>
        </w:rPr>
        <w:t>object</w:t>
      </w:r>
      <w:r w:rsidRPr="00FF17B7">
        <w:rPr>
          <w:rFonts w:ascii="Consolas" w:hAnsi="Consolas" w:cs="Consolas"/>
          <w:color w:val="000000"/>
          <w:sz w:val="19"/>
          <w:szCs w:val="19"/>
        </w:rPr>
        <w:t xml:space="preserve"> instance;</w:t>
      </w:r>
    </w:p>
    <w:p w14:paraId="6FECF6D8" w14:textId="77777777" w:rsidR="00FF17B7" w:rsidRPr="00FF17B7" w:rsidRDefault="00FF17B7" w:rsidP="00FF17B7">
      <w:pPr>
        <w:autoSpaceDE w:val="0"/>
        <w:autoSpaceDN w:val="0"/>
        <w:adjustRightInd w:val="0"/>
        <w:spacing w:after="0" w:line="240" w:lineRule="auto"/>
        <w:ind w:left="360"/>
        <w:rPr>
          <w:rFonts w:ascii="Consolas" w:hAnsi="Consolas" w:cs="Consolas"/>
          <w:color w:val="000000"/>
          <w:sz w:val="19"/>
          <w:szCs w:val="19"/>
        </w:rPr>
      </w:pPr>
      <w:r w:rsidRPr="00FF17B7">
        <w:rPr>
          <w:rFonts w:ascii="Consolas" w:hAnsi="Consolas" w:cs="Consolas"/>
          <w:color w:val="000000"/>
          <w:sz w:val="19"/>
          <w:szCs w:val="19"/>
        </w:rPr>
        <w:t xml:space="preserve">    </w:t>
      </w:r>
      <w:r w:rsidRPr="00FF17B7">
        <w:rPr>
          <w:rFonts w:ascii="Consolas" w:hAnsi="Consolas" w:cs="Consolas"/>
          <w:color w:val="0000FF"/>
          <w:sz w:val="19"/>
          <w:szCs w:val="19"/>
        </w:rPr>
        <w:t>return</w:t>
      </w:r>
      <w:r w:rsidRPr="00FF17B7">
        <w:rPr>
          <w:rFonts w:ascii="Consolas" w:hAnsi="Consolas" w:cs="Consolas"/>
          <w:color w:val="000000"/>
          <w:sz w:val="19"/>
          <w:szCs w:val="19"/>
        </w:rPr>
        <w:t xml:space="preserve"> _serviceLocator.TryGetExistingInstance(serviceType, </w:t>
      </w:r>
      <w:r w:rsidRPr="00FF17B7">
        <w:rPr>
          <w:rFonts w:ascii="Consolas" w:hAnsi="Consolas" w:cs="Consolas"/>
          <w:color w:val="0000FF"/>
          <w:sz w:val="19"/>
          <w:szCs w:val="19"/>
        </w:rPr>
        <w:t>out</w:t>
      </w:r>
      <w:r w:rsidRPr="00FF17B7">
        <w:rPr>
          <w:rFonts w:ascii="Consolas" w:hAnsi="Consolas" w:cs="Consolas"/>
          <w:color w:val="000000"/>
          <w:sz w:val="19"/>
          <w:szCs w:val="19"/>
        </w:rPr>
        <w:t xml:space="preserve"> instance</w:t>
      </w:r>
      <w:proofErr w:type="gramStart"/>
      <w:r w:rsidRPr="00FF17B7">
        <w:rPr>
          <w:rFonts w:ascii="Consolas" w:hAnsi="Consolas" w:cs="Consolas"/>
          <w:color w:val="000000"/>
          <w:sz w:val="19"/>
          <w:szCs w:val="19"/>
        </w:rPr>
        <w:t>) ?</w:t>
      </w:r>
      <w:proofErr w:type="gramEnd"/>
      <w:r w:rsidRPr="00FF17B7">
        <w:rPr>
          <w:rFonts w:ascii="Consolas" w:hAnsi="Consolas" w:cs="Consolas"/>
          <w:color w:val="000000"/>
          <w:sz w:val="19"/>
          <w:szCs w:val="19"/>
        </w:rPr>
        <w:t xml:space="preserve"> instance : </w:t>
      </w:r>
      <w:r w:rsidRPr="00FF17B7">
        <w:rPr>
          <w:rFonts w:ascii="Consolas" w:hAnsi="Consolas" w:cs="Consolas"/>
          <w:color w:val="0000FF"/>
          <w:sz w:val="19"/>
          <w:szCs w:val="19"/>
        </w:rPr>
        <w:t>null</w:t>
      </w:r>
      <w:r w:rsidRPr="00FF17B7">
        <w:rPr>
          <w:rFonts w:ascii="Consolas" w:hAnsi="Consolas" w:cs="Consolas"/>
          <w:color w:val="000000"/>
          <w:sz w:val="19"/>
          <w:szCs w:val="19"/>
        </w:rPr>
        <w:t>;</w:t>
      </w:r>
    </w:p>
    <w:p w14:paraId="70C6C177" w14:textId="77777777" w:rsidR="00FF17B7" w:rsidRPr="00FF17B7" w:rsidRDefault="00FF17B7" w:rsidP="00FF17B7">
      <w:pPr>
        <w:autoSpaceDE w:val="0"/>
        <w:autoSpaceDN w:val="0"/>
        <w:adjustRightInd w:val="0"/>
        <w:spacing w:after="0" w:line="240" w:lineRule="auto"/>
        <w:ind w:left="360"/>
        <w:rPr>
          <w:rFonts w:ascii="Consolas" w:hAnsi="Consolas" w:cs="Consolas"/>
          <w:color w:val="000000"/>
          <w:sz w:val="19"/>
          <w:szCs w:val="19"/>
        </w:rPr>
      </w:pPr>
      <w:r w:rsidRPr="00FF17B7">
        <w:rPr>
          <w:rFonts w:ascii="Consolas" w:hAnsi="Consolas" w:cs="Consolas"/>
          <w:color w:val="000000"/>
          <w:sz w:val="19"/>
          <w:szCs w:val="19"/>
        </w:rPr>
        <w:t>}</w:t>
      </w:r>
    </w:p>
    <w:p w14:paraId="13F8DBF5" w14:textId="77777777" w:rsidR="00FF17B7" w:rsidRPr="00FF17B7" w:rsidRDefault="00FF17B7" w:rsidP="00FF17B7">
      <w:pPr>
        <w:autoSpaceDE w:val="0"/>
        <w:autoSpaceDN w:val="0"/>
        <w:adjustRightInd w:val="0"/>
        <w:spacing w:after="0" w:line="240" w:lineRule="auto"/>
        <w:ind w:left="360"/>
        <w:rPr>
          <w:rFonts w:ascii="Consolas" w:hAnsi="Consolas" w:cs="Consolas"/>
          <w:color w:val="000000"/>
          <w:sz w:val="19"/>
          <w:szCs w:val="19"/>
        </w:rPr>
      </w:pPr>
    </w:p>
    <w:p w14:paraId="4D1B04DE" w14:textId="77777777" w:rsidR="00FF17B7" w:rsidRPr="00FF17B7" w:rsidRDefault="00FF17B7" w:rsidP="00FF17B7">
      <w:pPr>
        <w:autoSpaceDE w:val="0"/>
        <w:autoSpaceDN w:val="0"/>
        <w:adjustRightInd w:val="0"/>
        <w:spacing w:after="0" w:line="240" w:lineRule="auto"/>
        <w:ind w:left="360"/>
        <w:rPr>
          <w:rFonts w:ascii="Consolas" w:hAnsi="Consolas" w:cs="Consolas"/>
          <w:color w:val="000000"/>
          <w:sz w:val="19"/>
          <w:szCs w:val="19"/>
        </w:rPr>
      </w:pPr>
      <w:r w:rsidRPr="00FF17B7">
        <w:rPr>
          <w:rFonts w:ascii="Consolas" w:hAnsi="Consolas" w:cs="Consolas"/>
          <w:color w:val="0000FF"/>
          <w:sz w:val="19"/>
          <w:szCs w:val="19"/>
        </w:rPr>
        <w:t>public</w:t>
      </w:r>
      <w:r w:rsidRPr="00FF17B7">
        <w:rPr>
          <w:rFonts w:ascii="Consolas" w:hAnsi="Consolas" w:cs="Consolas"/>
          <w:color w:val="000000"/>
          <w:sz w:val="19"/>
          <w:szCs w:val="19"/>
        </w:rPr>
        <w:t xml:space="preserve"> </w:t>
      </w:r>
      <w:r w:rsidRPr="000C4211">
        <w:rPr>
          <w:rFonts w:ascii="Consolas" w:hAnsi="Consolas" w:cs="Consolas"/>
          <w:color w:val="2B91AF"/>
          <w:sz w:val="19"/>
          <w:szCs w:val="19"/>
        </w:rPr>
        <w:t>IEnumerable</w:t>
      </w:r>
      <w:r w:rsidRPr="00FF17B7">
        <w:rPr>
          <w:rFonts w:ascii="Consolas" w:hAnsi="Consolas" w:cs="Consolas"/>
          <w:color w:val="000000"/>
          <w:sz w:val="19"/>
          <w:szCs w:val="19"/>
        </w:rPr>
        <w:t>&lt;</w:t>
      </w:r>
      <w:r w:rsidRPr="00FF17B7">
        <w:rPr>
          <w:rFonts w:ascii="Consolas" w:hAnsi="Consolas" w:cs="Consolas"/>
          <w:color w:val="0000FF"/>
          <w:sz w:val="19"/>
          <w:szCs w:val="19"/>
        </w:rPr>
        <w:t>object</w:t>
      </w:r>
      <w:r w:rsidRPr="00FF17B7">
        <w:rPr>
          <w:rFonts w:ascii="Consolas" w:hAnsi="Consolas" w:cs="Consolas"/>
          <w:color w:val="000000"/>
          <w:sz w:val="19"/>
          <w:szCs w:val="19"/>
        </w:rPr>
        <w:t xml:space="preserve">&gt; </w:t>
      </w:r>
      <w:proofErr w:type="gramStart"/>
      <w:r w:rsidRPr="00FF17B7">
        <w:rPr>
          <w:rFonts w:ascii="Consolas" w:hAnsi="Consolas" w:cs="Consolas"/>
          <w:color w:val="000000"/>
          <w:sz w:val="19"/>
          <w:szCs w:val="19"/>
        </w:rPr>
        <w:t>GetServices(</w:t>
      </w:r>
      <w:proofErr w:type="gramEnd"/>
      <w:r w:rsidRPr="000C4211">
        <w:rPr>
          <w:rFonts w:ascii="Consolas" w:hAnsi="Consolas" w:cs="Consolas"/>
          <w:color w:val="2B91AF"/>
          <w:sz w:val="19"/>
          <w:szCs w:val="19"/>
        </w:rPr>
        <w:t>Type</w:t>
      </w:r>
      <w:r w:rsidRPr="00FF17B7">
        <w:rPr>
          <w:rFonts w:ascii="Consolas" w:hAnsi="Consolas" w:cs="Consolas"/>
          <w:color w:val="000000"/>
          <w:sz w:val="19"/>
          <w:szCs w:val="19"/>
        </w:rPr>
        <w:t xml:space="preserve"> serviceType)</w:t>
      </w:r>
    </w:p>
    <w:p w14:paraId="2096A1B3" w14:textId="77777777" w:rsidR="00FF17B7" w:rsidRPr="00FF17B7" w:rsidRDefault="00FF17B7" w:rsidP="00FF17B7">
      <w:pPr>
        <w:autoSpaceDE w:val="0"/>
        <w:autoSpaceDN w:val="0"/>
        <w:adjustRightInd w:val="0"/>
        <w:spacing w:after="0" w:line="240" w:lineRule="auto"/>
        <w:ind w:left="360"/>
        <w:rPr>
          <w:rFonts w:ascii="Consolas" w:hAnsi="Consolas" w:cs="Consolas"/>
          <w:color w:val="000000"/>
          <w:sz w:val="19"/>
          <w:szCs w:val="19"/>
        </w:rPr>
      </w:pPr>
      <w:r w:rsidRPr="00FF17B7">
        <w:rPr>
          <w:rFonts w:ascii="Consolas" w:hAnsi="Consolas" w:cs="Consolas"/>
          <w:color w:val="000000"/>
          <w:sz w:val="19"/>
          <w:szCs w:val="19"/>
        </w:rPr>
        <w:t>{</w:t>
      </w:r>
    </w:p>
    <w:p w14:paraId="4DC61CD4" w14:textId="77777777" w:rsidR="00FF17B7" w:rsidRPr="00FF17B7" w:rsidRDefault="00FF17B7" w:rsidP="00FF17B7">
      <w:pPr>
        <w:autoSpaceDE w:val="0"/>
        <w:autoSpaceDN w:val="0"/>
        <w:adjustRightInd w:val="0"/>
        <w:spacing w:after="0" w:line="240" w:lineRule="auto"/>
        <w:ind w:left="360"/>
        <w:rPr>
          <w:rFonts w:ascii="Consolas" w:hAnsi="Consolas" w:cs="Consolas"/>
          <w:color w:val="000000"/>
          <w:sz w:val="19"/>
          <w:szCs w:val="19"/>
        </w:rPr>
      </w:pPr>
      <w:r w:rsidRPr="00FF17B7">
        <w:rPr>
          <w:rFonts w:ascii="Consolas" w:hAnsi="Consolas" w:cs="Consolas"/>
          <w:color w:val="000000"/>
          <w:sz w:val="19"/>
          <w:szCs w:val="19"/>
        </w:rPr>
        <w:lastRenderedPageBreak/>
        <w:t xml:space="preserve">    </w:t>
      </w:r>
      <w:r w:rsidRPr="00FF17B7">
        <w:rPr>
          <w:rFonts w:ascii="Consolas" w:hAnsi="Consolas" w:cs="Consolas"/>
          <w:color w:val="0000FF"/>
          <w:sz w:val="19"/>
          <w:szCs w:val="19"/>
        </w:rPr>
        <w:t>return</w:t>
      </w:r>
      <w:r w:rsidRPr="00FF17B7">
        <w:rPr>
          <w:rFonts w:ascii="Consolas" w:hAnsi="Consolas" w:cs="Consolas"/>
          <w:color w:val="000000"/>
          <w:sz w:val="19"/>
          <w:szCs w:val="19"/>
        </w:rPr>
        <w:t xml:space="preserve"> _serviceLocator.GetAllInstances(serviceType</w:t>
      </w:r>
      <w:proofErr w:type="gramStart"/>
      <w:r w:rsidRPr="00FF17B7">
        <w:rPr>
          <w:rFonts w:ascii="Consolas" w:hAnsi="Consolas" w:cs="Consolas"/>
          <w:color w:val="000000"/>
          <w:sz w:val="19"/>
          <w:szCs w:val="19"/>
        </w:rPr>
        <w:t>).Cast</w:t>
      </w:r>
      <w:proofErr w:type="gramEnd"/>
      <w:r w:rsidRPr="00FF17B7">
        <w:rPr>
          <w:rFonts w:ascii="Consolas" w:hAnsi="Consolas" w:cs="Consolas"/>
          <w:color w:val="000000"/>
          <w:sz w:val="19"/>
          <w:szCs w:val="19"/>
        </w:rPr>
        <w:t>&lt;</w:t>
      </w:r>
      <w:r w:rsidRPr="00FF17B7">
        <w:rPr>
          <w:rFonts w:ascii="Consolas" w:hAnsi="Consolas" w:cs="Consolas"/>
          <w:color w:val="0000FF"/>
          <w:sz w:val="19"/>
          <w:szCs w:val="19"/>
        </w:rPr>
        <w:t>object</w:t>
      </w:r>
      <w:r w:rsidRPr="00FF17B7">
        <w:rPr>
          <w:rFonts w:ascii="Consolas" w:hAnsi="Consolas" w:cs="Consolas"/>
          <w:color w:val="000000"/>
          <w:sz w:val="19"/>
          <w:szCs w:val="19"/>
        </w:rPr>
        <w:t>&gt;();</w:t>
      </w:r>
    </w:p>
    <w:p w14:paraId="0869990D" w14:textId="444CD1D3" w:rsidR="00C44BCC" w:rsidRDefault="00FF17B7" w:rsidP="00FF17B7">
      <w:pPr>
        <w:spacing w:after="120" w:line="240" w:lineRule="auto"/>
        <w:ind w:left="360"/>
      </w:pPr>
      <w:r w:rsidRPr="00FF17B7">
        <w:rPr>
          <w:rFonts w:ascii="Consolas" w:hAnsi="Consolas" w:cs="Consolas"/>
          <w:color w:val="000000"/>
          <w:sz w:val="19"/>
          <w:szCs w:val="19"/>
        </w:rPr>
        <w:t>}</w:t>
      </w:r>
    </w:p>
    <w:p w14:paraId="7DECA01D" w14:textId="33D96B70" w:rsidR="00650F70" w:rsidRPr="009B032B" w:rsidRDefault="00650F70" w:rsidP="00650F70">
      <w:pPr>
        <w:spacing w:after="120" w:line="240" w:lineRule="auto"/>
      </w:pPr>
      <w:r>
        <w:rPr>
          <w:b/>
        </w:rPr>
        <w:t>Remarks:</w:t>
      </w:r>
      <w:r>
        <w:t xml:space="preserve"> By inheriting </w:t>
      </w:r>
      <w:proofErr w:type="spellStart"/>
      <w:r>
        <w:rPr>
          <w:b/>
        </w:rPr>
        <w:t>IDependencyResolver</w:t>
      </w:r>
      <w:proofErr w:type="spellEnd"/>
      <w:r>
        <w:t xml:space="preserve"> </w:t>
      </w:r>
      <w:r w:rsidR="00D15B0D">
        <w:t>the MVC engine will be able to instantiate services defined within a controller’s constructor</w:t>
      </w:r>
      <w:r w:rsidR="006F11FD">
        <w:t xml:space="preserve">. The </w:t>
      </w:r>
      <w:r w:rsidR="006F11FD">
        <w:rPr>
          <w:b/>
        </w:rPr>
        <w:t>I</w:t>
      </w:r>
      <w:r w:rsidR="005631CD">
        <w:rPr>
          <w:b/>
        </w:rPr>
        <w:t>ServiceLocator</w:t>
      </w:r>
      <w:r w:rsidR="006F11FD">
        <w:t xml:space="preserve"> interface comes from </w:t>
      </w:r>
      <w:r w:rsidR="001B20E7">
        <w:t>Episerver framework</w:t>
      </w:r>
      <w:r w:rsidR="006F11FD">
        <w:t xml:space="preserve"> and </w:t>
      </w:r>
      <w:r w:rsidR="001113F8">
        <w:t>it is what will be used to retrieve individual instances of services or</w:t>
      </w:r>
      <w:r w:rsidR="000578B6">
        <w:t xml:space="preserve"> a list based on the service type passed in.</w:t>
      </w:r>
      <w:r w:rsidR="00B054C8">
        <w:t xml:space="preserve"> The next thing to do is to register </w:t>
      </w:r>
      <w:r w:rsidR="009B032B">
        <w:t xml:space="preserve">this </w:t>
      </w:r>
      <w:proofErr w:type="spellStart"/>
      <w:r w:rsidR="009B032B">
        <w:rPr>
          <w:b/>
        </w:rPr>
        <w:t>IDependencyResolver</w:t>
      </w:r>
      <w:proofErr w:type="spellEnd"/>
      <w:r w:rsidR="009B032B">
        <w:t xml:space="preserve"> with the </w:t>
      </w:r>
      <w:r w:rsidR="00676EAA">
        <w:t>MVC engine so it will know to use it.</w:t>
      </w:r>
    </w:p>
    <w:p w14:paraId="2BB31C7F" w14:textId="1A04BC9C" w:rsidR="00FB6F65" w:rsidRDefault="00FB6F65" w:rsidP="008C604E">
      <w:pPr>
        <w:pStyle w:val="ListParagraph"/>
        <w:numPr>
          <w:ilvl w:val="0"/>
          <w:numId w:val="15"/>
        </w:numPr>
        <w:spacing w:after="120" w:line="240" w:lineRule="auto"/>
        <w:contextualSpacing w:val="0"/>
      </w:pPr>
      <w:r>
        <w:t xml:space="preserve">In </w:t>
      </w:r>
      <w:r w:rsidR="00122A2A">
        <w:t>Visual Studio’s Solution Explorer</w:t>
      </w:r>
      <w:r>
        <w:t xml:space="preserve">, expand the </w:t>
      </w:r>
      <w:r>
        <w:rPr>
          <w:b/>
        </w:rPr>
        <w:t>Business</w:t>
      </w:r>
      <w:r>
        <w:t xml:space="preserve"> folder, right-click the </w:t>
      </w:r>
      <w:r w:rsidRPr="005C79CE">
        <w:rPr>
          <w:b/>
        </w:rPr>
        <w:t>Initialization</w:t>
      </w:r>
      <w:r>
        <w:t xml:space="preserve"> folder, and choose </w:t>
      </w:r>
      <w:r w:rsidRPr="00A04BAE">
        <w:rPr>
          <w:b/>
        </w:rPr>
        <w:t>Add</w:t>
      </w:r>
      <w:r w:rsidRPr="00EC1F7F">
        <w:t xml:space="preserve"> | </w:t>
      </w:r>
      <w:r w:rsidRPr="00A04BAE">
        <w:rPr>
          <w:b/>
        </w:rPr>
        <w:t>New Item</w:t>
      </w:r>
      <w:r>
        <w:t xml:space="preserve">…, or press </w:t>
      </w:r>
      <w:r w:rsidRPr="00EC1F7F">
        <w:rPr>
          <w:i/>
        </w:rPr>
        <w:t>Ctrl</w:t>
      </w:r>
      <w:r>
        <w:t xml:space="preserve"> + </w:t>
      </w:r>
      <w:r w:rsidRPr="00EC1F7F">
        <w:rPr>
          <w:i/>
        </w:rPr>
        <w:t>Shift</w:t>
      </w:r>
      <w:r>
        <w:t xml:space="preserve"> + </w:t>
      </w:r>
      <w:r w:rsidRPr="00EC1F7F">
        <w:rPr>
          <w:i/>
        </w:rPr>
        <w:t>A</w:t>
      </w:r>
      <w:r>
        <w:t>.</w:t>
      </w:r>
    </w:p>
    <w:p w14:paraId="1FE48838" w14:textId="2BE14CF4" w:rsidR="00FB6F65" w:rsidRDefault="00FB6F65" w:rsidP="008C604E">
      <w:pPr>
        <w:pStyle w:val="ListParagraph"/>
        <w:keepNext/>
        <w:numPr>
          <w:ilvl w:val="0"/>
          <w:numId w:val="15"/>
        </w:numPr>
        <w:spacing w:after="120" w:line="240" w:lineRule="auto"/>
        <w:contextualSpacing w:val="0"/>
        <w:rPr>
          <w:lang w:val="en-GB"/>
        </w:rPr>
      </w:pPr>
      <w:r>
        <w:t xml:space="preserve">In </w:t>
      </w:r>
      <w:r w:rsidRPr="00E61F4A">
        <w:rPr>
          <w:b/>
        </w:rPr>
        <w:t>Add New Item</w:t>
      </w:r>
      <w:r w:rsidR="00B91611">
        <w:rPr>
          <w:b/>
        </w:rPr>
        <w:t xml:space="preserve"> </w:t>
      </w:r>
      <w:r w:rsidR="00FF7D8C">
        <w:t>dialog window</w:t>
      </w:r>
      <w:r>
        <w:t xml:space="preserve">, navigate to </w:t>
      </w:r>
      <w:r w:rsidRPr="00E61F4A">
        <w:rPr>
          <w:b/>
        </w:rPr>
        <w:t>Installed</w:t>
      </w:r>
      <w:r>
        <w:t xml:space="preserve"> | </w:t>
      </w:r>
      <w:r w:rsidRPr="00E61F4A">
        <w:rPr>
          <w:b/>
        </w:rPr>
        <w:t>Visual C#</w:t>
      </w:r>
      <w:r>
        <w:t xml:space="preserve"> | </w:t>
      </w:r>
      <w:r w:rsidRPr="00E61F4A">
        <w:rPr>
          <w:b/>
        </w:rPr>
        <w:t>Episerver</w:t>
      </w:r>
      <w:r>
        <w:t xml:space="preserve">, choose </w:t>
      </w:r>
      <w:r>
        <w:rPr>
          <w:b/>
        </w:rPr>
        <w:t>Initialization Module</w:t>
      </w:r>
      <w:r>
        <w:t xml:space="preserve">, enter </w:t>
      </w:r>
      <w:r>
        <w:rPr>
          <w:b/>
        </w:rPr>
        <w:t>RegisterDependencyResolverInitializationModule</w:t>
      </w:r>
      <w:r w:rsidRPr="00E61F4A">
        <w:rPr>
          <w:b/>
        </w:rPr>
        <w:t>.cs</w:t>
      </w:r>
      <w:r>
        <w:t xml:space="preserve"> for the name, and click </w:t>
      </w:r>
      <w:r>
        <w:rPr>
          <w:b/>
        </w:rPr>
        <w:t>Add</w:t>
      </w:r>
      <w:r>
        <w:t>.</w:t>
      </w:r>
    </w:p>
    <w:p w14:paraId="1D4A95DA" w14:textId="49956C98" w:rsidR="00FB6F65" w:rsidRDefault="0069692E" w:rsidP="008C604E">
      <w:pPr>
        <w:pStyle w:val="ListParagraph"/>
        <w:numPr>
          <w:ilvl w:val="0"/>
          <w:numId w:val="15"/>
        </w:numPr>
        <w:spacing w:after="120" w:line="240" w:lineRule="auto"/>
        <w:contextualSpacing w:val="0"/>
        <w:rPr>
          <w:lang w:val="en-GB"/>
        </w:rPr>
      </w:pPr>
      <w:r>
        <w:rPr>
          <w:b/>
          <w:lang w:val="en-GB"/>
        </w:rPr>
        <w:t>Important:</w:t>
      </w:r>
      <w:r>
        <w:rPr>
          <w:lang w:val="en-GB"/>
        </w:rPr>
        <w:t xml:space="preserve"> </w:t>
      </w:r>
      <w:r w:rsidR="004D5367">
        <w:rPr>
          <w:lang w:val="en-GB"/>
        </w:rPr>
        <w:t>Remove</w:t>
      </w:r>
      <w:r w:rsidR="00FB6F65">
        <w:rPr>
          <w:lang w:val="en-GB"/>
        </w:rPr>
        <w:t xml:space="preserve"> the </w:t>
      </w:r>
      <w:r w:rsidR="00FB6F65" w:rsidRPr="0010358A">
        <w:rPr>
          <w:rFonts w:ascii="Consolas" w:hAnsi="Consolas" w:cs="Consolas"/>
          <w:color w:val="2B91AF"/>
          <w:sz w:val="19"/>
          <w:szCs w:val="19"/>
          <w:lang w:val="en-GB"/>
        </w:rPr>
        <w:t>Module</w:t>
      </w:r>
      <w:r w:rsidR="008B3688">
        <w:rPr>
          <w:rFonts w:ascii="Consolas" w:hAnsi="Consolas" w:cs="Consolas"/>
          <w:color w:val="2B91AF"/>
          <w:sz w:val="19"/>
          <w:szCs w:val="19"/>
          <w:lang w:val="en-GB"/>
        </w:rPr>
        <w:t>Dependency</w:t>
      </w:r>
      <w:r w:rsidR="00FB6F65">
        <w:rPr>
          <w:lang w:val="en-GB"/>
        </w:rPr>
        <w:t xml:space="preserve"> </w:t>
      </w:r>
      <w:r w:rsidR="008B3688">
        <w:rPr>
          <w:lang w:val="en-GB"/>
        </w:rPr>
        <w:t xml:space="preserve">attribute from </w:t>
      </w:r>
      <w:r w:rsidR="00C04C5E">
        <w:rPr>
          <w:lang w:val="en-GB"/>
        </w:rPr>
        <w:t>the top of the class declaration</w:t>
      </w:r>
      <w:r w:rsidR="00FB6F65">
        <w:rPr>
          <w:lang w:val="en-GB"/>
        </w:rPr>
        <w:t>.</w:t>
      </w:r>
    </w:p>
    <w:p w14:paraId="3A396C57" w14:textId="3243E108" w:rsidR="00C04C5E" w:rsidRPr="00C04C5E" w:rsidRDefault="00C04C5E" w:rsidP="00C04C5E">
      <w:pPr>
        <w:spacing w:after="120" w:line="240" w:lineRule="auto"/>
        <w:rPr>
          <w:lang w:val="en-GB"/>
        </w:rPr>
      </w:pPr>
      <w:r>
        <w:rPr>
          <w:b/>
          <w:lang w:val="en-GB"/>
        </w:rPr>
        <w:t>Remarks:</w:t>
      </w:r>
      <w:r>
        <w:rPr>
          <w:lang w:val="en-GB"/>
        </w:rPr>
        <w:t xml:space="preserve"> </w:t>
      </w:r>
      <w:r w:rsidR="00F968C7">
        <w:rPr>
          <w:lang w:val="en-GB"/>
        </w:rPr>
        <w:t xml:space="preserve">Code that registers the dependency resolver for MVC must be done after the IOC configuration is done (that is it can’t be done in ConfigureContainer method) but it also needs to be done before a certain MVC initialization module in CMS is executed (meaning the </w:t>
      </w:r>
      <w:r w:rsidR="00F968C7" w:rsidRPr="008A0773">
        <w:rPr>
          <w:b/>
          <w:lang w:val="en-GB"/>
        </w:rPr>
        <w:t>IInitializableModule</w:t>
      </w:r>
      <w:r w:rsidR="00F968C7">
        <w:rPr>
          <w:lang w:val="en-GB"/>
        </w:rPr>
        <w:t xml:space="preserve"> that register dependency resolver should not use </w:t>
      </w:r>
      <w:r w:rsidR="00F968C7" w:rsidRPr="008A0773">
        <w:rPr>
          <w:b/>
          <w:lang w:val="en-GB"/>
        </w:rPr>
        <w:t>ModuleDependency</w:t>
      </w:r>
      <w:r w:rsidR="00F968C7">
        <w:rPr>
          <w:lang w:val="en-GB"/>
        </w:rPr>
        <w:t xml:space="preserve"> attribute)</w:t>
      </w:r>
      <w:r w:rsidR="00D10BC5">
        <w:rPr>
          <w:lang w:val="en-GB"/>
        </w:rPr>
        <w:t>.</w:t>
      </w:r>
    </w:p>
    <w:p w14:paraId="1837E651" w14:textId="3E1D4106" w:rsidR="00FB6F65" w:rsidRDefault="00E0433E" w:rsidP="008C604E">
      <w:pPr>
        <w:pStyle w:val="ListParagraph"/>
        <w:numPr>
          <w:ilvl w:val="0"/>
          <w:numId w:val="15"/>
        </w:numPr>
        <w:spacing w:after="120" w:line="240" w:lineRule="auto"/>
        <w:contextualSpacing w:val="0"/>
        <w:rPr>
          <w:lang w:val="en-GB"/>
        </w:rPr>
      </w:pPr>
      <w:r>
        <w:rPr>
          <w:lang w:val="en-GB"/>
        </w:rPr>
        <w:t>Modify</w:t>
      </w:r>
      <w:r w:rsidR="00FB6F65">
        <w:rPr>
          <w:lang w:val="en-GB"/>
        </w:rPr>
        <w:t xml:space="preserve"> the </w:t>
      </w:r>
      <w:r w:rsidR="00DF2331" w:rsidRPr="005F1AA2">
        <w:rPr>
          <w:rFonts w:cstheme="minorHAnsi"/>
          <w:b/>
          <w:color w:val="000000"/>
          <w:lang w:val="en-GB"/>
        </w:rPr>
        <w:t>Initialize</w:t>
      </w:r>
      <w:r w:rsidR="004D5367" w:rsidRPr="005F1AA2">
        <w:rPr>
          <w:rFonts w:cstheme="minorHAnsi"/>
          <w:b/>
          <w:color w:val="000000"/>
          <w:lang w:val="en-GB"/>
        </w:rPr>
        <w:t xml:space="preserve"> </w:t>
      </w:r>
      <w:r w:rsidR="004D5367" w:rsidRPr="005F1AA2">
        <w:rPr>
          <w:rFonts w:cstheme="minorHAnsi"/>
          <w:color w:val="000000"/>
          <w:lang w:val="en-GB"/>
        </w:rPr>
        <w:t>method</w:t>
      </w:r>
      <w:r w:rsidR="00FB6F65" w:rsidRPr="00BD1128">
        <w:rPr>
          <w:lang w:val="en-GB"/>
        </w:rPr>
        <w:t xml:space="preserve"> </w:t>
      </w:r>
      <w:r w:rsidR="00FC16BF">
        <w:rPr>
          <w:lang w:val="en-GB"/>
        </w:rPr>
        <w:t>with</w:t>
      </w:r>
      <w:r w:rsidR="00FB6F65" w:rsidRPr="00BD1128">
        <w:rPr>
          <w:lang w:val="en-GB"/>
        </w:rPr>
        <w:t xml:space="preserve"> the following code</w:t>
      </w:r>
      <w:r w:rsidR="00D67D5D">
        <w:rPr>
          <w:lang w:val="en-GB"/>
        </w:rPr>
        <w:t xml:space="preserve"> and fix any missing namespaces</w:t>
      </w:r>
      <w:r w:rsidR="00FB6F65" w:rsidRPr="00BD1128">
        <w:rPr>
          <w:lang w:val="en-GB"/>
        </w:rPr>
        <w:t>:</w:t>
      </w:r>
    </w:p>
    <w:p w14:paraId="32EF1342" w14:textId="0A25ABFF" w:rsidR="00FC16BF" w:rsidRPr="00FC16BF" w:rsidRDefault="007D3279" w:rsidP="00FC16BF">
      <w:pPr>
        <w:spacing w:after="120" w:line="240" w:lineRule="auto"/>
        <w:rPr>
          <w:lang w:val="en-GB"/>
        </w:rPr>
      </w:pPr>
      <w:r w:rsidRPr="007D3279">
        <w:rPr>
          <w:rFonts w:ascii="Consolas" w:hAnsi="Consolas" w:cs="Consolas"/>
          <w:color w:val="2B91AF"/>
          <w:sz w:val="19"/>
          <w:szCs w:val="19"/>
        </w:rPr>
        <w:t>DependencyResolver</w:t>
      </w:r>
      <w:r>
        <w:rPr>
          <w:rFonts w:ascii="Consolas" w:hAnsi="Consolas" w:cs="Consolas"/>
          <w:color w:val="000000"/>
          <w:sz w:val="19"/>
          <w:szCs w:val="19"/>
        </w:rPr>
        <w:t>.SetResolver(</w:t>
      </w:r>
      <w:r>
        <w:rPr>
          <w:rFonts w:ascii="Consolas" w:hAnsi="Consolas" w:cs="Consolas"/>
          <w:color w:val="0000FF"/>
          <w:sz w:val="19"/>
          <w:szCs w:val="19"/>
        </w:rPr>
        <w:t>new</w:t>
      </w:r>
      <w:r>
        <w:rPr>
          <w:rFonts w:ascii="Consolas" w:hAnsi="Consolas" w:cs="Consolas"/>
          <w:color w:val="000000"/>
          <w:sz w:val="19"/>
          <w:szCs w:val="19"/>
        </w:rPr>
        <w:t xml:space="preserve"> </w:t>
      </w:r>
      <w:r w:rsidRPr="007D3279">
        <w:rPr>
          <w:rFonts w:ascii="Consolas" w:hAnsi="Consolas" w:cs="Consolas"/>
          <w:color w:val="2B91AF"/>
          <w:sz w:val="19"/>
          <w:szCs w:val="19"/>
        </w:rPr>
        <w:t>ServiceLocatorDependencyResolver</w:t>
      </w:r>
      <w:r>
        <w:rPr>
          <w:rFonts w:ascii="Consolas" w:hAnsi="Consolas" w:cs="Consolas"/>
          <w:color w:val="000000"/>
          <w:sz w:val="19"/>
          <w:szCs w:val="19"/>
        </w:rPr>
        <w:t>(</w:t>
      </w:r>
      <w:proofErr w:type="gramStart"/>
      <w:r>
        <w:rPr>
          <w:rFonts w:ascii="Consolas" w:hAnsi="Consolas" w:cs="Consolas"/>
          <w:color w:val="000000"/>
          <w:sz w:val="19"/>
          <w:szCs w:val="19"/>
        </w:rPr>
        <w:t>context.Locate.Advanced</w:t>
      </w:r>
      <w:proofErr w:type="gramEnd"/>
      <w:r>
        <w:rPr>
          <w:rFonts w:ascii="Consolas" w:hAnsi="Consolas" w:cs="Consolas"/>
          <w:color w:val="000000"/>
          <w:sz w:val="19"/>
          <w:szCs w:val="19"/>
        </w:rPr>
        <w:t>));</w:t>
      </w:r>
    </w:p>
    <w:p w14:paraId="7DF83065" w14:textId="3F36E753" w:rsidR="00901579" w:rsidRDefault="00113B23" w:rsidP="00901579">
      <w:pPr>
        <w:rPr>
          <w:lang w:val="en-GB" w:eastAsia="sv-SE"/>
        </w:rPr>
      </w:pPr>
      <w:r>
        <w:rPr>
          <w:b/>
          <w:lang w:val="en-GB" w:eastAsia="sv-SE"/>
        </w:rPr>
        <w:t>Remarks:</w:t>
      </w:r>
      <w:r>
        <w:rPr>
          <w:lang w:val="en-GB" w:eastAsia="sv-SE"/>
        </w:rPr>
        <w:t xml:space="preserve"> The next thing to do is to</w:t>
      </w:r>
      <w:r w:rsidR="00FE1A4B">
        <w:rPr>
          <w:lang w:val="en-GB" w:eastAsia="sv-SE"/>
        </w:rPr>
        <w:t xml:space="preserve"> test the ability of the dependency resolver to </w:t>
      </w:r>
      <w:r w:rsidR="00E41618">
        <w:rPr>
          <w:lang w:val="en-GB" w:eastAsia="sv-SE"/>
        </w:rPr>
        <w:t>create instances of services through a controller’s constructor</w:t>
      </w:r>
      <w:r w:rsidR="00C74854">
        <w:rPr>
          <w:lang w:val="en-GB" w:eastAsia="sv-SE"/>
        </w:rPr>
        <w:t xml:space="preserve"> parameter list</w:t>
      </w:r>
      <w:r w:rsidR="004A570B">
        <w:rPr>
          <w:lang w:val="en-GB" w:eastAsia="sv-SE"/>
        </w:rPr>
        <w:t>.</w:t>
      </w:r>
    </w:p>
    <w:p w14:paraId="00D80990" w14:textId="010C7695" w:rsidR="004161E5" w:rsidRDefault="00EB5B9A" w:rsidP="008C604E">
      <w:pPr>
        <w:pStyle w:val="ListParagraph"/>
        <w:numPr>
          <w:ilvl w:val="0"/>
          <w:numId w:val="15"/>
        </w:numPr>
        <w:spacing w:after="120" w:line="240" w:lineRule="auto"/>
        <w:contextualSpacing w:val="0"/>
        <w:rPr>
          <w:lang w:val="en-GB"/>
        </w:rPr>
      </w:pPr>
      <w:r>
        <w:rPr>
          <w:lang w:val="en-GB"/>
        </w:rPr>
        <w:t xml:space="preserve">Edit the </w:t>
      </w:r>
      <w:r>
        <w:rPr>
          <w:b/>
          <w:lang w:val="en-GB"/>
        </w:rPr>
        <w:t>Controllers | EditorialBlockController.cs</w:t>
      </w:r>
      <w:r>
        <w:rPr>
          <w:lang w:val="en-GB"/>
        </w:rPr>
        <w:t xml:space="preserve"> file and add the following constructor and field </w:t>
      </w:r>
      <w:r w:rsidR="00062A04">
        <w:rPr>
          <w:lang w:val="en-GB"/>
        </w:rPr>
        <w:t>to the class definition and fix any missing namespaces:</w:t>
      </w:r>
    </w:p>
    <w:p w14:paraId="375425A8" w14:textId="77777777" w:rsidR="00062A04" w:rsidRPr="00062A04" w:rsidRDefault="00062A04" w:rsidP="00062A04">
      <w:pPr>
        <w:autoSpaceDE w:val="0"/>
        <w:autoSpaceDN w:val="0"/>
        <w:adjustRightInd w:val="0"/>
        <w:spacing w:after="0" w:line="240" w:lineRule="auto"/>
        <w:ind w:left="360"/>
        <w:rPr>
          <w:rFonts w:ascii="Consolas" w:hAnsi="Consolas" w:cs="Consolas"/>
          <w:color w:val="000000"/>
          <w:sz w:val="19"/>
          <w:szCs w:val="19"/>
        </w:rPr>
      </w:pPr>
      <w:r w:rsidRPr="00062A04">
        <w:rPr>
          <w:rFonts w:ascii="Consolas" w:hAnsi="Consolas" w:cs="Consolas"/>
          <w:color w:val="0000FF"/>
          <w:sz w:val="19"/>
          <w:szCs w:val="19"/>
        </w:rPr>
        <w:t>private</w:t>
      </w:r>
      <w:r w:rsidRPr="00062A04">
        <w:rPr>
          <w:rFonts w:ascii="Consolas" w:hAnsi="Consolas" w:cs="Consolas"/>
          <w:color w:val="000000"/>
          <w:sz w:val="19"/>
          <w:szCs w:val="19"/>
        </w:rPr>
        <w:t xml:space="preserve"> IPageRouteHelper _pageRouteHelper;</w:t>
      </w:r>
    </w:p>
    <w:p w14:paraId="32356344" w14:textId="77777777" w:rsidR="00062A04" w:rsidRPr="00062A04" w:rsidRDefault="00062A04" w:rsidP="00062A04">
      <w:pPr>
        <w:autoSpaceDE w:val="0"/>
        <w:autoSpaceDN w:val="0"/>
        <w:adjustRightInd w:val="0"/>
        <w:spacing w:after="0" w:line="240" w:lineRule="auto"/>
        <w:ind w:left="360"/>
        <w:rPr>
          <w:rFonts w:ascii="Consolas" w:hAnsi="Consolas" w:cs="Consolas"/>
          <w:color w:val="000000"/>
          <w:sz w:val="19"/>
          <w:szCs w:val="19"/>
        </w:rPr>
      </w:pPr>
      <w:r w:rsidRPr="00062A04">
        <w:rPr>
          <w:rFonts w:ascii="Consolas" w:hAnsi="Consolas" w:cs="Consolas"/>
          <w:color w:val="0000FF"/>
          <w:sz w:val="19"/>
          <w:szCs w:val="19"/>
        </w:rPr>
        <w:t>public</w:t>
      </w:r>
      <w:r w:rsidRPr="00062A04">
        <w:rPr>
          <w:rFonts w:ascii="Consolas" w:hAnsi="Consolas" w:cs="Consolas"/>
          <w:color w:val="000000"/>
          <w:sz w:val="19"/>
          <w:szCs w:val="19"/>
        </w:rPr>
        <w:t xml:space="preserve"> </w:t>
      </w:r>
      <w:proofErr w:type="gramStart"/>
      <w:r w:rsidRPr="00062A04">
        <w:rPr>
          <w:rFonts w:ascii="Consolas" w:hAnsi="Consolas" w:cs="Consolas"/>
          <w:color w:val="000000"/>
          <w:sz w:val="19"/>
          <w:szCs w:val="19"/>
        </w:rPr>
        <w:t>EditorialBlockController(</w:t>
      </w:r>
      <w:proofErr w:type="gramEnd"/>
      <w:r w:rsidRPr="00062A04">
        <w:rPr>
          <w:rFonts w:ascii="Consolas" w:hAnsi="Consolas" w:cs="Consolas"/>
          <w:color w:val="000000"/>
          <w:sz w:val="19"/>
          <w:szCs w:val="19"/>
        </w:rPr>
        <w:t>IPageRouteHelper pageRouteHelper)</w:t>
      </w:r>
    </w:p>
    <w:p w14:paraId="452DFB40" w14:textId="77777777" w:rsidR="00062A04" w:rsidRPr="00062A04" w:rsidRDefault="00062A04" w:rsidP="00062A04">
      <w:pPr>
        <w:autoSpaceDE w:val="0"/>
        <w:autoSpaceDN w:val="0"/>
        <w:adjustRightInd w:val="0"/>
        <w:spacing w:after="0" w:line="240" w:lineRule="auto"/>
        <w:ind w:left="360"/>
        <w:rPr>
          <w:rFonts w:ascii="Consolas" w:hAnsi="Consolas" w:cs="Consolas"/>
          <w:color w:val="000000"/>
          <w:sz w:val="19"/>
          <w:szCs w:val="19"/>
        </w:rPr>
      </w:pPr>
      <w:r w:rsidRPr="00062A04">
        <w:rPr>
          <w:rFonts w:ascii="Consolas" w:hAnsi="Consolas" w:cs="Consolas"/>
          <w:color w:val="000000"/>
          <w:sz w:val="19"/>
          <w:szCs w:val="19"/>
        </w:rPr>
        <w:t>{</w:t>
      </w:r>
    </w:p>
    <w:p w14:paraId="100C8E09" w14:textId="77777777" w:rsidR="00062A04" w:rsidRPr="00062A04" w:rsidRDefault="00062A04" w:rsidP="00062A04">
      <w:pPr>
        <w:autoSpaceDE w:val="0"/>
        <w:autoSpaceDN w:val="0"/>
        <w:adjustRightInd w:val="0"/>
        <w:spacing w:after="0" w:line="240" w:lineRule="auto"/>
        <w:ind w:left="360"/>
        <w:rPr>
          <w:rFonts w:ascii="Consolas" w:hAnsi="Consolas" w:cs="Consolas"/>
          <w:color w:val="000000"/>
          <w:sz w:val="19"/>
          <w:szCs w:val="19"/>
        </w:rPr>
      </w:pPr>
      <w:r w:rsidRPr="00062A04">
        <w:rPr>
          <w:rFonts w:ascii="Consolas" w:hAnsi="Consolas" w:cs="Consolas"/>
          <w:color w:val="000000"/>
          <w:sz w:val="19"/>
          <w:szCs w:val="19"/>
        </w:rPr>
        <w:t xml:space="preserve">    _pageRouteHelper = pageRouteHelper;</w:t>
      </w:r>
    </w:p>
    <w:p w14:paraId="44FAA7B0" w14:textId="4CB1A332" w:rsidR="00062A04" w:rsidRPr="00062A04" w:rsidRDefault="00062A04" w:rsidP="00062A04">
      <w:pPr>
        <w:spacing w:after="120" w:line="240" w:lineRule="auto"/>
        <w:ind w:left="360"/>
        <w:rPr>
          <w:lang w:val="en-GB"/>
        </w:rPr>
      </w:pPr>
      <w:r w:rsidRPr="00062A04">
        <w:rPr>
          <w:rFonts w:ascii="Consolas" w:hAnsi="Consolas" w:cs="Consolas"/>
          <w:color w:val="000000"/>
          <w:sz w:val="19"/>
          <w:szCs w:val="19"/>
        </w:rPr>
        <w:t>}</w:t>
      </w:r>
    </w:p>
    <w:p w14:paraId="3855337E" w14:textId="3B5D962D" w:rsidR="004A570B" w:rsidRDefault="00262906" w:rsidP="008C604E">
      <w:pPr>
        <w:pStyle w:val="ListParagraph"/>
        <w:numPr>
          <w:ilvl w:val="0"/>
          <w:numId w:val="15"/>
        </w:numPr>
        <w:rPr>
          <w:lang w:val="en-GB" w:eastAsia="sv-SE"/>
        </w:rPr>
      </w:pPr>
      <w:r>
        <w:rPr>
          <w:lang w:val="en-GB" w:eastAsia="sv-SE"/>
        </w:rPr>
        <w:t xml:space="preserve">Add the following line of code into the </w:t>
      </w:r>
      <w:r w:rsidR="00EA6ED6">
        <w:rPr>
          <w:b/>
          <w:lang w:val="en-GB" w:eastAsia="sv-SE"/>
        </w:rPr>
        <w:t>Index</w:t>
      </w:r>
      <w:r w:rsidR="00EA6ED6">
        <w:rPr>
          <w:lang w:val="en-GB" w:eastAsia="sv-SE"/>
        </w:rPr>
        <w:t xml:space="preserve"> method before the </w:t>
      </w:r>
      <w:r w:rsidR="00EA6ED6">
        <w:rPr>
          <w:b/>
          <w:lang w:val="en-GB" w:eastAsia="sv-SE"/>
        </w:rPr>
        <w:t>return</w:t>
      </w:r>
      <w:r w:rsidR="00EA6ED6">
        <w:rPr>
          <w:lang w:val="en-GB" w:eastAsia="sv-SE"/>
        </w:rPr>
        <w:t>:</w:t>
      </w:r>
    </w:p>
    <w:p w14:paraId="2E9AE575" w14:textId="77777777" w:rsidR="00625C6B" w:rsidRPr="00625C6B" w:rsidRDefault="00625C6B" w:rsidP="00625C6B">
      <w:pPr>
        <w:autoSpaceDE w:val="0"/>
        <w:autoSpaceDN w:val="0"/>
        <w:adjustRightInd w:val="0"/>
        <w:spacing w:after="0" w:line="240" w:lineRule="auto"/>
        <w:ind w:left="360"/>
        <w:rPr>
          <w:rFonts w:ascii="Consolas" w:hAnsi="Consolas" w:cs="Consolas"/>
          <w:color w:val="000000"/>
          <w:sz w:val="19"/>
          <w:szCs w:val="19"/>
        </w:rPr>
      </w:pPr>
      <w:r w:rsidRPr="00625C6B">
        <w:rPr>
          <w:rFonts w:ascii="Consolas" w:hAnsi="Consolas" w:cs="Consolas"/>
          <w:color w:val="008000"/>
          <w:sz w:val="19"/>
          <w:szCs w:val="19"/>
        </w:rPr>
        <w:t>//Using ViewBag for convenience, a better approach would</w:t>
      </w:r>
    </w:p>
    <w:p w14:paraId="07617ED1" w14:textId="77777777" w:rsidR="00625C6B" w:rsidRPr="00625C6B" w:rsidRDefault="00625C6B" w:rsidP="00625C6B">
      <w:pPr>
        <w:autoSpaceDE w:val="0"/>
        <w:autoSpaceDN w:val="0"/>
        <w:adjustRightInd w:val="0"/>
        <w:spacing w:after="0" w:line="240" w:lineRule="auto"/>
        <w:ind w:left="360"/>
        <w:rPr>
          <w:rFonts w:ascii="Consolas" w:hAnsi="Consolas" w:cs="Consolas"/>
          <w:color w:val="000000"/>
          <w:sz w:val="19"/>
          <w:szCs w:val="19"/>
        </w:rPr>
      </w:pPr>
      <w:r w:rsidRPr="00625C6B">
        <w:rPr>
          <w:rFonts w:ascii="Consolas" w:hAnsi="Consolas" w:cs="Consolas"/>
          <w:color w:val="008000"/>
          <w:sz w:val="19"/>
          <w:szCs w:val="19"/>
        </w:rPr>
        <w:t>//be to create and use a view model.</w:t>
      </w:r>
    </w:p>
    <w:p w14:paraId="10570E79" w14:textId="7917CECC" w:rsidR="00625C6B" w:rsidRDefault="00625C6B" w:rsidP="00625C6B">
      <w:pPr>
        <w:ind w:left="360"/>
        <w:rPr>
          <w:rFonts w:ascii="Consolas" w:hAnsi="Consolas" w:cs="Consolas"/>
          <w:color w:val="000000"/>
          <w:sz w:val="19"/>
          <w:szCs w:val="19"/>
        </w:rPr>
      </w:pPr>
      <w:r w:rsidRPr="00625C6B">
        <w:rPr>
          <w:rFonts w:ascii="Consolas" w:hAnsi="Consolas" w:cs="Consolas"/>
          <w:color w:val="000000"/>
          <w:sz w:val="19"/>
          <w:szCs w:val="19"/>
        </w:rPr>
        <w:t>ViewBag.pageName = _</w:t>
      </w:r>
      <w:proofErr w:type="gramStart"/>
      <w:r w:rsidRPr="00625C6B">
        <w:rPr>
          <w:rFonts w:ascii="Consolas" w:hAnsi="Consolas" w:cs="Consolas"/>
          <w:color w:val="000000"/>
          <w:sz w:val="19"/>
          <w:szCs w:val="19"/>
        </w:rPr>
        <w:t>pageRouteHelper.Page</w:t>
      </w:r>
      <w:r w:rsidR="00F23F5D">
        <w:rPr>
          <w:rFonts w:ascii="Consolas" w:hAnsi="Consolas" w:cs="Consolas"/>
          <w:color w:val="000000"/>
          <w:sz w:val="19"/>
          <w:szCs w:val="19"/>
        </w:rPr>
        <w:t>.Name</w:t>
      </w:r>
      <w:proofErr w:type="gramEnd"/>
      <w:r w:rsidRPr="00625C6B">
        <w:rPr>
          <w:rFonts w:ascii="Consolas" w:hAnsi="Consolas" w:cs="Consolas"/>
          <w:color w:val="000000"/>
          <w:sz w:val="19"/>
          <w:szCs w:val="19"/>
        </w:rPr>
        <w:t>;</w:t>
      </w:r>
    </w:p>
    <w:p w14:paraId="3D6C6EFD" w14:textId="77777777" w:rsidR="00731B99" w:rsidRDefault="00810622" w:rsidP="00625C6B">
      <w:pPr>
        <w:ind w:left="360"/>
        <w:rPr>
          <w:lang w:val="en-GB" w:eastAsia="sv-SE"/>
        </w:rPr>
      </w:pPr>
      <w:r>
        <w:rPr>
          <w:b/>
          <w:lang w:val="en-GB" w:eastAsia="sv-SE"/>
        </w:rPr>
        <w:t>Remarks:</w:t>
      </w:r>
      <w:r>
        <w:rPr>
          <w:lang w:val="en-GB" w:eastAsia="sv-SE"/>
        </w:rPr>
        <w:t xml:space="preserve"> As the comment says, creating and using a view model would be a more elegant approach but </w:t>
      </w:r>
      <w:r w:rsidR="00DB310C">
        <w:rPr>
          <w:lang w:val="en-GB" w:eastAsia="sv-SE"/>
        </w:rPr>
        <w:t xml:space="preserve">for demonstration purposes, the ViewBag will work. </w:t>
      </w:r>
      <w:r w:rsidR="002E4B4B">
        <w:rPr>
          <w:lang w:val="en-GB" w:eastAsia="sv-SE"/>
        </w:rPr>
        <w:t xml:space="preserve">Note that </w:t>
      </w:r>
      <w:r w:rsidR="00CC1532">
        <w:rPr>
          <w:lang w:val="en-GB" w:eastAsia="sv-SE"/>
        </w:rPr>
        <w:t xml:space="preserve">the </w:t>
      </w:r>
      <w:r w:rsidR="00CC1532" w:rsidRPr="00CC1532">
        <w:rPr>
          <w:b/>
          <w:lang w:val="en-GB" w:eastAsia="sv-SE"/>
        </w:rPr>
        <w:t>IPageRouteHelper</w:t>
      </w:r>
      <w:r w:rsidR="00CC1532">
        <w:rPr>
          <w:b/>
          <w:lang w:val="en-GB" w:eastAsia="sv-SE"/>
        </w:rPr>
        <w:t xml:space="preserve"> </w:t>
      </w:r>
      <w:r w:rsidR="00CC1532">
        <w:rPr>
          <w:lang w:val="en-GB" w:eastAsia="sv-SE"/>
        </w:rPr>
        <w:t>gives you access to</w:t>
      </w:r>
      <w:r w:rsidR="00D55CA1">
        <w:rPr>
          <w:lang w:val="en-GB" w:eastAsia="sv-SE"/>
        </w:rPr>
        <w:t xml:space="preserve"> the current page that the Block instance is hosted on.</w:t>
      </w:r>
      <w:r w:rsidR="00F83ADC">
        <w:rPr>
          <w:lang w:val="en-GB" w:eastAsia="sv-SE"/>
        </w:rPr>
        <w:t xml:space="preserve"> It’s typed as </w:t>
      </w:r>
      <w:proofErr w:type="gramStart"/>
      <w:r w:rsidR="00F83ADC">
        <w:rPr>
          <w:b/>
          <w:lang w:val="en-GB" w:eastAsia="sv-SE"/>
        </w:rPr>
        <w:t>PageData</w:t>
      </w:r>
      <w:proofErr w:type="gramEnd"/>
      <w:r w:rsidR="00F83ADC">
        <w:rPr>
          <w:lang w:val="en-GB" w:eastAsia="sv-SE"/>
        </w:rPr>
        <w:t xml:space="preserve"> but you could cast it to something more specific if you needed access to </w:t>
      </w:r>
      <w:r w:rsidR="00731B99">
        <w:rPr>
          <w:lang w:val="en-GB" w:eastAsia="sv-SE"/>
        </w:rPr>
        <w:t>properties defined by the more specific type.</w:t>
      </w:r>
    </w:p>
    <w:p w14:paraId="4D1C894C" w14:textId="42DCBC2A" w:rsidR="00810622" w:rsidRDefault="00DB310C" w:rsidP="00625C6B">
      <w:pPr>
        <w:ind w:left="360"/>
        <w:rPr>
          <w:lang w:val="en-GB" w:eastAsia="sv-SE"/>
        </w:rPr>
      </w:pPr>
      <w:r w:rsidRPr="00CC1532">
        <w:rPr>
          <w:lang w:val="en-GB" w:eastAsia="sv-SE"/>
        </w:rPr>
        <w:t>Now</w:t>
      </w:r>
      <w:r>
        <w:rPr>
          <w:lang w:val="en-GB" w:eastAsia="sv-SE"/>
        </w:rPr>
        <w:t xml:space="preserve"> you need to modify the </w:t>
      </w:r>
      <w:r w:rsidR="004347A9">
        <w:rPr>
          <w:lang w:val="en-GB" w:eastAsia="sv-SE"/>
        </w:rPr>
        <w:t>Razor view template to display the results.</w:t>
      </w:r>
    </w:p>
    <w:p w14:paraId="292B778B" w14:textId="29CB1023" w:rsidR="00A12D3A" w:rsidRDefault="000F7CC4" w:rsidP="008C604E">
      <w:pPr>
        <w:pStyle w:val="ListParagraph"/>
        <w:numPr>
          <w:ilvl w:val="0"/>
          <w:numId w:val="15"/>
        </w:numPr>
        <w:rPr>
          <w:lang w:val="en-GB" w:eastAsia="sv-SE"/>
        </w:rPr>
      </w:pPr>
      <w:r>
        <w:rPr>
          <w:lang w:val="en-GB" w:eastAsia="sv-SE"/>
        </w:rPr>
        <w:t xml:space="preserve">Edit the </w:t>
      </w:r>
      <w:r w:rsidR="00F02B1C">
        <w:rPr>
          <w:b/>
          <w:lang w:val="en-GB" w:eastAsia="sv-SE"/>
        </w:rPr>
        <w:t>Views | EditorialBlock | Index.cshtml</w:t>
      </w:r>
      <w:r w:rsidR="00F02B1C">
        <w:rPr>
          <w:lang w:val="en-GB" w:eastAsia="sv-SE"/>
        </w:rPr>
        <w:t xml:space="preserve"> file and add the following</w:t>
      </w:r>
      <w:r w:rsidR="00C824D4">
        <w:rPr>
          <w:lang w:val="en-GB" w:eastAsia="sv-SE"/>
        </w:rPr>
        <w:t xml:space="preserve"> code above the current </w:t>
      </w:r>
      <w:r w:rsidR="00C824D4">
        <w:rPr>
          <w:b/>
          <w:lang w:val="en-GB" w:eastAsia="sv-SE"/>
        </w:rPr>
        <w:t>div</w:t>
      </w:r>
      <w:r w:rsidR="00C824D4">
        <w:rPr>
          <w:lang w:val="en-GB" w:eastAsia="sv-SE"/>
        </w:rPr>
        <w:t xml:space="preserve"> element:</w:t>
      </w:r>
    </w:p>
    <w:p w14:paraId="6FE04E50" w14:textId="7FA38EEC" w:rsidR="00C824D4" w:rsidRDefault="00C824D4" w:rsidP="00C824D4">
      <w:pPr>
        <w:rPr>
          <w:rFonts w:ascii="Consolas" w:hAnsi="Consolas" w:cs="Consolas"/>
          <w:color w:val="0000FF"/>
          <w:sz w:val="19"/>
          <w:szCs w:val="19"/>
        </w:rPr>
      </w:pPr>
      <w:r>
        <w:rPr>
          <w:rFonts w:ascii="Consolas" w:hAnsi="Consolas" w:cs="Consolas"/>
          <w:color w:val="0000FF"/>
          <w:sz w:val="19"/>
          <w:szCs w:val="19"/>
        </w:rPr>
        <w:lastRenderedPageBreak/>
        <w:t>&lt;</w:t>
      </w:r>
      <w:r>
        <w:rPr>
          <w:rFonts w:ascii="Consolas" w:hAnsi="Consolas" w:cs="Consolas"/>
          <w:color w:val="800000"/>
          <w:sz w:val="19"/>
          <w:szCs w:val="19"/>
        </w:rPr>
        <w:t>h4</w:t>
      </w:r>
      <w:r>
        <w:rPr>
          <w:rFonts w:ascii="Consolas" w:hAnsi="Consolas" w:cs="Consolas"/>
          <w:color w:val="0000FF"/>
          <w:sz w:val="19"/>
          <w:szCs w:val="19"/>
        </w:rPr>
        <w:t>&gt;</w:t>
      </w:r>
      <w:r>
        <w:rPr>
          <w:rFonts w:ascii="Consolas" w:hAnsi="Consolas" w:cs="Consolas"/>
          <w:color w:val="000000"/>
          <w:sz w:val="19"/>
          <w:szCs w:val="19"/>
        </w:rPr>
        <w:t xml:space="preserve">This Block is being hosted by: </w:t>
      </w:r>
      <w:r>
        <w:rPr>
          <w:rFonts w:ascii="Consolas" w:hAnsi="Consolas" w:cs="Consolas"/>
          <w:color w:val="000000"/>
          <w:sz w:val="19"/>
          <w:szCs w:val="19"/>
          <w:highlight w:val="yellow"/>
        </w:rPr>
        <w:t>@</w:t>
      </w:r>
      <w:r>
        <w:rPr>
          <w:rFonts w:ascii="Consolas" w:hAnsi="Consolas" w:cs="Consolas"/>
          <w:color w:val="000000"/>
          <w:sz w:val="19"/>
          <w:szCs w:val="19"/>
        </w:rPr>
        <w:t>ViewBag.pageName</w:t>
      </w:r>
      <w:r>
        <w:rPr>
          <w:rFonts w:ascii="Consolas" w:hAnsi="Consolas" w:cs="Consolas"/>
          <w:color w:val="0000FF"/>
          <w:sz w:val="19"/>
          <w:szCs w:val="19"/>
        </w:rPr>
        <w:t>&lt;/</w:t>
      </w:r>
      <w:r>
        <w:rPr>
          <w:rFonts w:ascii="Consolas" w:hAnsi="Consolas" w:cs="Consolas"/>
          <w:color w:val="800000"/>
          <w:sz w:val="19"/>
          <w:szCs w:val="19"/>
        </w:rPr>
        <w:t>h4</w:t>
      </w:r>
      <w:r>
        <w:rPr>
          <w:rFonts w:ascii="Consolas" w:hAnsi="Consolas" w:cs="Consolas"/>
          <w:color w:val="0000FF"/>
          <w:sz w:val="19"/>
          <w:szCs w:val="19"/>
        </w:rPr>
        <w:t>&gt;</w:t>
      </w:r>
    </w:p>
    <w:p w14:paraId="6B59FAD8" w14:textId="5CB43A21" w:rsidR="0054058C" w:rsidRDefault="0054058C" w:rsidP="008C604E">
      <w:pPr>
        <w:pStyle w:val="ListParagraph"/>
        <w:numPr>
          <w:ilvl w:val="0"/>
          <w:numId w:val="15"/>
        </w:numPr>
        <w:rPr>
          <w:lang w:val="en-GB" w:eastAsia="sv-SE"/>
        </w:rPr>
      </w:pPr>
      <w:r>
        <w:rPr>
          <w:lang w:val="en-GB" w:eastAsia="sv-SE"/>
        </w:rPr>
        <w:t>Run the site</w:t>
      </w:r>
      <w:r w:rsidR="00FB7DA2">
        <w:rPr>
          <w:lang w:val="en-GB" w:eastAsia="sv-SE"/>
        </w:rPr>
        <w:t xml:space="preserve"> and note that </w:t>
      </w:r>
      <w:r w:rsidR="00BF4A7F">
        <w:rPr>
          <w:lang w:val="en-GB" w:eastAsia="sv-SE"/>
        </w:rPr>
        <w:t xml:space="preserve">any instance of the </w:t>
      </w:r>
      <w:r w:rsidR="00C02316">
        <w:rPr>
          <w:lang w:val="en-GB" w:eastAsia="sv-SE"/>
        </w:rPr>
        <w:t>editorial block shows the name of the page that it has been added to.</w:t>
      </w:r>
    </w:p>
    <w:p w14:paraId="0926E360" w14:textId="48710077" w:rsidR="00171554" w:rsidRDefault="00171554" w:rsidP="00171554">
      <w:pPr>
        <w:rPr>
          <w:lang w:val="en-GB" w:eastAsia="sv-SE"/>
        </w:rPr>
      </w:pPr>
      <w:r>
        <w:rPr>
          <w:noProof/>
          <w:lang w:val="en-GB" w:eastAsia="sv-SE"/>
        </w:rPr>
        <w:drawing>
          <wp:inline distT="0" distB="0" distL="0" distR="0" wp14:anchorId="18DC3D3F" wp14:editId="5F4FB97A">
            <wp:extent cx="3048000" cy="24574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ditorial-block-with-page-info.gif"/>
                    <pic:cNvPicPr/>
                  </pic:nvPicPr>
                  <pic:blipFill>
                    <a:blip r:embed="rId46">
                      <a:extLst>
                        <a:ext uri="{28A0092B-C50C-407E-A947-70E740481C1C}">
                          <a14:useLocalDpi xmlns:a14="http://schemas.microsoft.com/office/drawing/2010/main" val="0"/>
                        </a:ext>
                      </a:extLst>
                    </a:blip>
                    <a:stretch>
                      <a:fillRect/>
                    </a:stretch>
                  </pic:blipFill>
                  <pic:spPr>
                    <a:xfrm>
                      <a:off x="0" y="0"/>
                      <a:ext cx="3048000" cy="2457450"/>
                    </a:xfrm>
                    <a:prstGeom prst="rect">
                      <a:avLst/>
                    </a:prstGeom>
                  </pic:spPr>
                </pic:pic>
              </a:graphicData>
            </a:graphic>
          </wp:inline>
        </w:drawing>
      </w:r>
    </w:p>
    <w:p w14:paraId="322BB54A" w14:textId="079784F0" w:rsidR="00101845" w:rsidRDefault="00101845" w:rsidP="00171554">
      <w:pPr>
        <w:rPr>
          <w:lang w:val="en-GB" w:eastAsia="sv-SE"/>
        </w:rPr>
      </w:pPr>
      <w:r>
        <w:rPr>
          <w:b/>
          <w:lang w:val="en-GB" w:eastAsia="sv-SE"/>
        </w:rPr>
        <w:t>Remarks:</w:t>
      </w:r>
      <w:r>
        <w:rPr>
          <w:lang w:val="en-GB" w:eastAsia="sv-SE"/>
        </w:rPr>
        <w:t xml:space="preserve"> Feel free to further test </w:t>
      </w:r>
      <w:r w:rsidR="0062161F">
        <w:rPr>
          <w:lang w:val="en-GB" w:eastAsia="sv-SE"/>
        </w:rPr>
        <w:t xml:space="preserve">by adding the Editorial Block to the </w:t>
      </w:r>
      <w:r w:rsidR="0062161F">
        <w:rPr>
          <w:b/>
          <w:lang w:val="en-GB" w:eastAsia="sv-SE"/>
        </w:rPr>
        <w:t>Swedish Chef</w:t>
      </w:r>
      <w:r w:rsidR="0098101C">
        <w:rPr>
          <w:lang w:val="en-GB" w:eastAsia="sv-SE"/>
        </w:rPr>
        <w:t xml:space="preserve"> page, the heading should reflect the name of </w:t>
      </w:r>
      <w:r w:rsidR="00AC67DE">
        <w:rPr>
          <w:lang w:val="en-GB" w:eastAsia="sv-SE"/>
        </w:rPr>
        <w:t>the page correctly.</w:t>
      </w:r>
    </w:p>
    <w:p w14:paraId="5AD39931" w14:textId="1444EFC5" w:rsidR="003D3066" w:rsidRDefault="003D3066" w:rsidP="003D3066">
      <w:pPr>
        <w:pStyle w:val="Heading1"/>
        <w:rPr>
          <w:lang w:val="en-GB" w:eastAsia="sv-SE"/>
        </w:rPr>
      </w:pPr>
      <w:bookmarkStart w:id="26" w:name="_Toc9338999"/>
      <w:r>
        <w:rPr>
          <w:lang w:val="en-GB" w:eastAsia="sv-SE"/>
        </w:rPr>
        <w:t>Personalization</w:t>
      </w:r>
      <w:bookmarkEnd w:id="26"/>
    </w:p>
    <w:p w14:paraId="40AEF955" w14:textId="71481F0F" w:rsidR="0054058C" w:rsidRPr="002A110F" w:rsidRDefault="00CC1ED8" w:rsidP="002A110F">
      <w:pPr>
        <w:pStyle w:val="Heading2"/>
      </w:pPr>
      <w:bookmarkStart w:id="27" w:name="_Toc9339000"/>
      <w:r w:rsidRPr="002A110F">
        <w:t>Setting up a Visitor Group</w:t>
      </w:r>
      <w:bookmarkEnd w:id="27"/>
    </w:p>
    <w:p w14:paraId="76DC778F" w14:textId="19750E9D" w:rsidR="00CC1ED8" w:rsidRDefault="00087D59" w:rsidP="00CC1ED8">
      <w:pPr>
        <w:rPr>
          <w:lang w:val="en-GB" w:eastAsia="sv-SE"/>
        </w:rPr>
      </w:pPr>
      <w:r>
        <w:rPr>
          <w:lang w:val="en-GB" w:eastAsia="sv-SE"/>
        </w:rPr>
        <w:t xml:space="preserve">Using </w:t>
      </w:r>
      <w:r w:rsidR="007630F6">
        <w:rPr>
          <w:lang w:val="en-GB" w:eastAsia="sv-SE"/>
        </w:rPr>
        <w:t xml:space="preserve">visitor groups </w:t>
      </w:r>
      <w:r w:rsidR="00FE54C3">
        <w:rPr>
          <w:lang w:val="en-GB" w:eastAsia="sv-SE"/>
        </w:rPr>
        <w:t>for personalizing content is an easy and effective me</w:t>
      </w:r>
      <w:r w:rsidR="00CE7019">
        <w:rPr>
          <w:lang w:val="en-GB" w:eastAsia="sv-SE"/>
        </w:rPr>
        <w:t>thod but it does require manual configuration.</w:t>
      </w:r>
      <w:r w:rsidR="00C10D9D">
        <w:rPr>
          <w:lang w:val="en-GB" w:eastAsia="sv-SE"/>
        </w:rPr>
        <w:t xml:space="preserve"> The following exercise will walk-through creating </w:t>
      </w:r>
      <w:r w:rsidR="007F0481">
        <w:rPr>
          <w:lang w:val="en-GB" w:eastAsia="sv-SE"/>
        </w:rPr>
        <w:t>a visitor group and using it to personalize content.</w:t>
      </w:r>
    </w:p>
    <w:p w14:paraId="3ABE6AA9" w14:textId="0E656177" w:rsidR="007F0481" w:rsidRDefault="007F0481" w:rsidP="008C604E">
      <w:pPr>
        <w:pStyle w:val="ListParagraph"/>
        <w:numPr>
          <w:ilvl w:val="0"/>
          <w:numId w:val="17"/>
        </w:numPr>
        <w:rPr>
          <w:lang w:val="en-GB" w:eastAsia="sv-SE"/>
        </w:rPr>
      </w:pPr>
      <w:r>
        <w:rPr>
          <w:lang w:val="en-GB" w:eastAsia="sv-SE"/>
        </w:rPr>
        <w:t>Run the demo site and</w:t>
      </w:r>
      <w:r w:rsidR="006F04DF">
        <w:rPr>
          <w:lang w:val="en-GB" w:eastAsia="sv-SE"/>
        </w:rPr>
        <w:t xml:space="preserve"> manually</w:t>
      </w:r>
      <w:r>
        <w:rPr>
          <w:lang w:val="en-GB" w:eastAsia="sv-SE"/>
        </w:rPr>
        <w:t xml:space="preserve"> navigate to </w:t>
      </w:r>
      <w:r w:rsidR="006F04DF">
        <w:rPr>
          <w:b/>
          <w:lang w:val="en-GB" w:eastAsia="sv-SE"/>
        </w:rPr>
        <w:t>/episerver/cms</w:t>
      </w:r>
      <w:r w:rsidR="006F04DF">
        <w:rPr>
          <w:lang w:val="en-GB" w:eastAsia="sv-SE"/>
        </w:rPr>
        <w:t>, login as Admin.</w:t>
      </w:r>
    </w:p>
    <w:p w14:paraId="6258CB53" w14:textId="15797048" w:rsidR="006F04DF" w:rsidRDefault="0073462B" w:rsidP="008C604E">
      <w:pPr>
        <w:pStyle w:val="ListParagraph"/>
        <w:numPr>
          <w:ilvl w:val="0"/>
          <w:numId w:val="17"/>
        </w:numPr>
        <w:rPr>
          <w:lang w:val="en-GB" w:eastAsia="sv-SE"/>
        </w:rPr>
      </w:pPr>
      <w:r>
        <w:rPr>
          <w:lang w:val="en-GB" w:eastAsia="sv-SE"/>
        </w:rPr>
        <w:t xml:space="preserve">Click the </w:t>
      </w:r>
      <w:r>
        <w:rPr>
          <w:b/>
          <w:lang w:val="en-GB" w:eastAsia="sv-SE"/>
        </w:rPr>
        <w:t>Visitor</w:t>
      </w:r>
      <w:r w:rsidR="00A71F7D">
        <w:rPr>
          <w:b/>
          <w:lang w:val="en-GB" w:eastAsia="sv-SE"/>
        </w:rPr>
        <w:t xml:space="preserve"> Groups</w:t>
      </w:r>
      <w:r w:rsidR="00A71F7D">
        <w:rPr>
          <w:lang w:val="en-GB" w:eastAsia="sv-SE"/>
        </w:rPr>
        <w:t xml:space="preserve"> link on the top navigation</w:t>
      </w:r>
      <w:r w:rsidR="004440FF">
        <w:rPr>
          <w:lang w:val="en-GB" w:eastAsia="sv-SE"/>
        </w:rPr>
        <w:t>:</w:t>
      </w:r>
      <w:r w:rsidR="008160DC">
        <w:rPr>
          <w:lang w:val="en-GB" w:eastAsia="sv-SE"/>
        </w:rPr>
        <w:br/>
      </w:r>
      <w:r w:rsidR="00861A77">
        <w:rPr>
          <w:noProof/>
          <w:lang w:val="en-GB" w:eastAsia="sv-SE"/>
        </w:rPr>
        <w:drawing>
          <wp:inline distT="0" distB="0" distL="0" distR="0" wp14:anchorId="595E6A60" wp14:editId="207C59E8">
            <wp:extent cx="3990975" cy="15811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visitor-groups-link.gif"/>
                    <pic:cNvPicPr/>
                  </pic:nvPicPr>
                  <pic:blipFill>
                    <a:blip r:embed="rId47">
                      <a:extLst>
                        <a:ext uri="{28A0092B-C50C-407E-A947-70E740481C1C}">
                          <a14:useLocalDpi xmlns:a14="http://schemas.microsoft.com/office/drawing/2010/main" val="0"/>
                        </a:ext>
                      </a:extLst>
                    </a:blip>
                    <a:stretch>
                      <a:fillRect/>
                    </a:stretch>
                  </pic:blipFill>
                  <pic:spPr>
                    <a:xfrm>
                      <a:off x="0" y="0"/>
                      <a:ext cx="3990975" cy="1581150"/>
                    </a:xfrm>
                    <a:prstGeom prst="rect">
                      <a:avLst/>
                    </a:prstGeom>
                  </pic:spPr>
                </pic:pic>
              </a:graphicData>
            </a:graphic>
          </wp:inline>
        </w:drawing>
      </w:r>
    </w:p>
    <w:p w14:paraId="6ED54994" w14:textId="2FD9CB0B" w:rsidR="005C2532" w:rsidRDefault="005C2532" w:rsidP="008C604E">
      <w:pPr>
        <w:pStyle w:val="ListParagraph"/>
        <w:numPr>
          <w:ilvl w:val="0"/>
          <w:numId w:val="17"/>
        </w:numPr>
        <w:rPr>
          <w:lang w:val="en-GB" w:eastAsia="sv-SE"/>
        </w:rPr>
      </w:pPr>
      <w:r>
        <w:rPr>
          <w:lang w:val="en-GB" w:eastAsia="sv-SE"/>
        </w:rPr>
        <w:lastRenderedPageBreak/>
        <w:t xml:space="preserve">Click the </w:t>
      </w:r>
      <w:r>
        <w:rPr>
          <w:b/>
          <w:lang w:val="en-GB" w:eastAsia="sv-SE"/>
        </w:rPr>
        <w:t>Create</w:t>
      </w:r>
      <w:r>
        <w:rPr>
          <w:lang w:val="en-GB" w:eastAsia="sv-SE"/>
        </w:rPr>
        <w:t xml:space="preserve"> button on the </w:t>
      </w:r>
      <w:r>
        <w:rPr>
          <w:b/>
          <w:lang w:val="en-GB" w:eastAsia="sv-SE"/>
        </w:rPr>
        <w:t>Visitor Groups</w:t>
      </w:r>
      <w:r>
        <w:rPr>
          <w:lang w:val="en-GB" w:eastAsia="sv-SE"/>
        </w:rPr>
        <w:t xml:space="preserve"> view:</w:t>
      </w:r>
      <w:r>
        <w:rPr>
          <w:lang w:val="en-GB" w:eastAsia="sv-SE"/>
        </w:rPr>
        <w:br/>
      </w:r>
      <w:r>
        <w:rPr>
          <w:noProof/>
          <w:lang w:val="en-GB" w:eastAsia="sv-SE"/>
        </w:rPr>
        <w:drawing>
          <wp:inline distT="0" distB="0" distL="0" distR="0" wp14:anchorId="6AE5830E" wp14:editId="0BF6E24F">
            <wp:extent cx="4314825" cy="25717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visitor-groups-create-button.gif"/>
                    <pic:cNvPicPr/>
                  </pic:nvPicPr>
                  <pic:blipFill>
                    <a:blip r:embed="rId48">
                      <a:extLst>
                        <a:ext uri="{28A0092B-C50C-407E-A947-70E740481C1C}">
                          <a14:useLocalDpi xmlns:a14="http://schemas.microsoft.com/office/drawing/2010/main" val="0"/>
                        </a:ext>
                      </a:extLst>
                    </a:blip>
                    <a:stretch>
                      <a:fillRect/>
                    </a:stretch>
                  </pic:blipFill>
                  <pic:spPr>
                    <a:xfrm>
                      <a:off x="0" y="0"/>
                      <a:ext cx="4314825" cy="2571750"/>
                    </a:xfrm>
                    <a:prstGeom prst="rect">
                      <a:avLst/>
                    </a:prstGeom>
                  </pic:spPr>
                </pic:pic>
              </a:graphicData>
            </a:graphic>
          </wp:inline>
        </w:drawing>
      </w:r>
    </w:p>
    <w:p w14:paraId="514F219D" w14:textId="2F6735F9" w:rsidR="00C41607" w:rsidRDefault="00C41607" w:rsidP="008C604E">
      <w:pPr>
        <w:pStyle w:val="ListParagraph"/>
        <w:numPr>
          <w:ilvl w:val="0"/>
          <w:numId w:val="17"/>
        </w:numPr>
        <w:rPr>
          <w:lang w:val="en-GB" w:eastAsia="sv-SE"/>
        </w:rPr>
      </w:pPr>
      <w:r>
        <w:rPr>
          <w:lang w:val="en-GB" w:eastAsia="sv-SE"/>
        </w:rPr>
        <w:t xml:space="preserve">Name the group </w:t>
      </w:r>
      <w:r>
        <w:rPr>
          <w:b/>
          <w:lang w:val="en-GB" w:eastAsia="sv-SE"/>
        </w:rPr>
        <w:t>Illuminati</w:t>
      </w:r>
      <w:r>
        <w:rPr>
          <w:lang w:val="en-GB" w:eastAsia="sv-SE"/>
        </w:rPr>
        <w:t xml:space="preserve"> and then note the various</w:t>
      </w:r>
      <w:r w:rsidR="00F71A35">
        <w:rPr>
          <w:b/>
          <w:lang w:val="en-GB" w:eastAsia="sv-SE"/>
        </w:rPr>
        <w:t xml:space="preserve"> Criterion</w:t>
      </w:r>
      <w:r w:rsidR="00F71A35">
        <w:rPr>
          <w:lang w:val="en-GB" w:eastAsia="sv-SE"/>
        </w:rPr>
        <w:t xml:space="preserve"> you can choose from on the right-hand side of the view.</w:t>
      </w:r>
    </w:p>
    <w:p w14:paraId="7CDAD00E" w14:textId="421CDC57" w:rsidR="00F71A35" w:rsidRDefault="00F71A35" w:rsidP="008C604E">
      <w:pPr>
        <w:pStyle w:val="ListParagraph"/>
        <w:numPr>
          <w:ilvl w:val="0"/>
          <w:numId w:val="17"/>
        </w:numPr>
        <w:rPr>
          <w:lang w:val="en-GB" w:eastAsia="sv-SE"/>
        </w:rPr>
      </w:pPr>
      <w:r>
        <w:rPr>
          <w:lang w:val="en-GB" w:eastAsia="sv-SE"/>
        </w:rPr>
        <w:t xml:space="preserve">Drag and drop </w:t>
      </w:r>
      <w:r w:rsidR="001303A3">
        <w:rPr>
          <w:lang w:val="en-GB" w:eastAsia="sv-SE"/>
        </w:rPr>
        <w:t xml:space="preserve">the </w:t>
      </w:r>
      <w:r w:rsidR="001303A3">
        <w:rPr>
          <w:b/>
          <w:lang w:val="en-GB" w:eastAsia="sv-SE"/>
        </w:rPr>
        <w:t>Site Criteria | User Profile</w:t>
      </w:r>
      <w:r w:rsidR="001303A3">
        <w:rPr>
          <w:lang w:val="en-GB" w:eastAsia="sv-SE"/>
        </w:rPr>
        <w:t xml:space="preserve"> into to the </w:t>
      </w:r>
      <w:r w:rsidR="001303A3">
        <w:rPr>
          <w:b/>
          <w:lang w:val="en-GB" w:eastAsia="sv-SE"/>
        </w:rPr>
        <w:t>Criteria</w:t>
      </w:r>
      <w:r w:rsidR="001303A3">
        <w:rPr>
          <w:lang w:val="en-GB" w:eastAsia="sv-SE"/>
        </w:rPr>
        <w:t xml:space="preserve"> panel and set the </w:t>
      </w:r>
      <w:r w:rsidR="009D12C7">
        <w:rPr>
          <w:lang w:val="en-GB" w:eastAsia="sv-SE"/>
        </w:rPr>
        <w:t xml:space="preserve">values to </w:t>
      </w:r>
      <w:r w:rsidR="009D12C7">
        <w:rPr>
          <w:b/>
          <w:lang w:val="en-GB" w:eastAsia="sv-SE"/>
        </w:rPr>
        <w:t xml:space="preserve">E-mail address | Equals | </w:t>
      </w:r>
      <w:hyperlink r:id="rId49" w:history="1">
        <w:r w:rsidR="00A10908" w:rsidRPr="00977706">
          <w:rPr>
            <w:rStyle w:val="Hyperlink"/>
            <w:b/>
            <w:lang w:val="en-GB" w:eastAsia="sv-SE"/>
          </w:rPr>
          <w:t>homer@acme.com</w:t>
        </w:r>
      </w:hyperlink>
      <w:r w:rsidR="00A10908">
        <w:rPr>
          <w:lang w:val="en-GB" w:eastAsia="sv-SE"/>
        </w:rPr>
        <w:t xml:space="preserve"> and click the </w:t>
      </w:r>
      <w:r w:rsidR="00A10908">
        <w:rPr>
          <w:b/>
          <w:lang w:val="en-GB" w:eastAsia="sv-SE"/>
        </w:rPr>
        <w:t>Save</w:t>
      </w:r>
      <w:r w:rsidR="00A10908">
        <w:rPr>
          <w:lang w:val="en-GB" w:eastAsia="sv-SE"/>
        </w:rPr>
        <w:t xml:space="preserve"> button.</w:t>
      </w:r>
      <w:r w:rsidR="0076173C">
        <w:rPr>
          <w:lang w:val="en-GB" w:eastAsia="sv-SE"/>
        </w:rPr>
        <w:br/>
      </w:r>
      <w:r w:rsidR="0076173C">
        <w:rPr>
          <w:noProof/>
          <w:lang w:val="en-GB" w:eastAsia="sv-SE"/>
        </w:rPr>
        <w:drawing>
          <wp:inline distT="0" distB="0" distL="0" distR="0" wp14:anchorId="15489A18" wp14:editId="2248FB4C">
            <wp:extent cx="5943600" cy="180276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visitor-group-profile-criteria.gif"/>
                    <pic:cNvPicPr/>
                  </pic:nvPicPr>
                  <pic:blipFill>
                    <a:blip r:embed="rId50">
                      <a:extLst>
                        <a:ext uri="{28A0092B-C50C-407E-A947-70E740481C1C}">
                          <a14:useLocalDpi xmlns:a14="http://schemas.microsoft.com/office/drawing/2010/main" val="0"/>
                        </a:ext>
                      </a:extLst>
                    </a:blip>
                    <a:stretch>
                      <a:fillRect/>
                    </a:stretch>
                  </pic:blipFill>
                  <pic:spPr>
                    <a:xfrm>
                      <a:off x="0" y="0"/>
                      <a:ext cx="5943600" cy="1802765"/>
                    </a:xfrm>
                    <a:prstGeom prst="rect">
                      <a:avLst/>
                    </a:prstGeom>
                  </pic:spPr>
                </pic:pic>
              </a:graphicData>
            </a:graphic>
          </wp:inline>
        </w:drawing>
      </w:r>
    </w:p>
    <w:p w14:paraId="683DD2E4" w14:textId="682CC55C" w:rsidR="00D70147" w:rsidRDefault="00D70147" w:rsidP="008C604E">
      <w:pPr>
        <w:pStyle w:val="ListParagraph"/>
        <w:numPr>
          <w:ilvl w:val="0"/>
          <w:numId w:val="17"/>
        </w:numPr>
        <w:rPr>
          <w:lang w:val="en-GB" w:eastAsia="sv-SE"/>
        </w:rPr>
      </w:pPr>
      <w:r>
        <w:rPr>
          <w:lang w:val="en-GB" w:eastAsia="sv-SE"/>
        </w:rPr>
        <w:t xml:space="preserve">Click the </w:t>
      </w:r>
      <w:r>
        <w:rPr>
          <w:b/>
          <w:lang w:val="en-GB" w:eastAsia="sv-SE"/>
        </w:rPr>
        <w:t>Edit</w:t>
      </w:r>
      <w:r w:rsidR="00CA6CA5">
        <w:rPr>
          <w:b/>
          <w:lang w:val="en-GB" w:eastAsia="sv-SE"/>
        </w:rPr>
        <w:t xml:space="preserve"> </w:t>
      </w:r>
      <w:r w:rsidR="00CA6CA5">
        <w:rPr>
          <w:lang w:val="en-GB" w:eastAsia="sv-SE"/>
        </w:rPr>
        <w:t xml:space="preserve">link in the top menu and select the </w:t>
      </w:r>
      <w:r w:rsidR="00921252">
        <w:rPr>
          <w:b/>
          <w:lang w:val="en-GB" w:eastAsia="sv-SE"/>
        </w:rPr>
        <w:t>Start</w:t>
      </w:r>
      <w:r w:rsidR="00921252">
        <w:rPr>
          <w:lang w:val="en-GB" w:eastAsia="sv-SE"/>
        </w:rPr>
        <w:t xml:space="preserve"> page for editing if it is not already selected.</w:t>
      </w:r>
    </w:p>
    <w:p w14:paraId="189C4F2A" w14:textId="3843635D" w:rsidR="0014456F" w:rsidRDefault="0014456F" w:rsidP="008C604E">
      <w:pPr>
        <w:pStyle w:val="ListParagraph"/>
        <w:numPr>
          <w:ilvl w:val="0"/>
          <w:numId w:val="17"/>
        </w:numPr>
        <w:rPr>
          <w:lang w:val="en-GB" w:eastAsia="sv-SE"/>
        </w:rPr>
      </w:pPr>
      <w:r>
        <w:rPr>
          <w:lang w:val="en-GB" w:eastAsia="sv-SE"/>
        </w:rPr>
        <w:t xml:space="preserve">Enter text into the </w:t>
      </w:r>
      <w:proofErr w:type="spellStart"/>
      <w:r>
        <w:rPr>
          <w:b/>
          <w:lang w:val="en-GB" w:eastAsia="sv-SE"/>
        </w:rPr>
        <w:t>MainBody</w:t>
      </w:r>
      <w:proofErr w:type="spellEnd"/>
      <w:r>
        <w:rPr>
          <w:lang w:val="en-GB" w:eastAsia="sv-SE"/>
        </w:rPr>
        <w:t xml:space="preserve"> property</w:t>
      </w:r>
      <w:r w:rsidR="00121877">
        <w:rPr>
          <w:lang w:val="en-GB" w:eastAsia="sv-SE"/>
        </w:rPr>
        <w:t xml:space="preserve"> of the </w:t>
      </w:r>
      <w:r w:rsidR="00121877">
        <w:rPr>
          <w:b/>
          <w:lang w:val="en-GB" w:eastAsia="sv-SE"/>
        </w:rPr>
        <w:t>Start</w:t>
      </w:r>
      <w:r w:rsidR="00121877">
        <w:rPr>
          <w:lang w:val="en-GB" w:eastAsia="sv-SE"/>
        </w:rPr>
        <w:t xml:space="preserve"> page that you want only members of the </w:t>
      </w:r>
      <w:r w:rsidR="00121877">
        <w:rPr>
          <w:b/>
          <w:lang w:val="en-GB" w:eastAsia="sv-SE"/>
        </w:rPr>
        <w:t>Illuminati</w:t>
      </w:r>
      <w:r w:rsidR="00DA28A2">
        <w:rPr>
          <w:b/>
          <w:lang w:val="en-GB" w:eastAsia="sv-SE"/>
        </w:rPr>
        <w:t xml:space="preserve"> </w:t>
      </w:r>
      <w:r w:rsidR="00DA28A2">
        <w:rPr>
          <w:lang w:val="en-GB" w:eastAsia="sv-SE"/>
        </w:rPr>
        <w:t>visitor group to see, something like the following screen image:</w:t>
      </w:r>
      <w:r w:rsidR="00AA6173">
        <w:rPr>
          <w:lang w:val="en-GB" w:eastAsia="sv-SE"/>
        </w:rPr>
        <w:br/>
      </w:r>
      <w:r w:rsidR="00AA6173">
        <w:rPr>
          <w:noProof/>
          <w:lang w:val="en-GB" w:eastAsia="sv-SE"/>
        </w:rPr>
        <w:drawing>
          <wp:inline distT="0" distB="0" distL="0" distR="0" wp14:anchorId="6A00301F" wp14:editId="24A5CF29">
            <wp:extent cx="3057525" cy="18288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essage-for-illuminati.gif"/>
                    <pic:cNvPicPr/>
                  </pic:nvPicPr>
                  <pic:blipFill>
                    <a:blip r:embed="rId51">
                      <a:extLst>
                        <a:ext uri="{28A0092B-C50C-407E-A947-70E740481C1C}">
                          <a14:useLocalDpi xmlns:a14="http://schemas.microsoft.com/office/drawing/2010/main" val="0"/>
                        </a:ext>
                      </a:extLst>
                    </a:blip>
                    <a:stretch>
                      <a:fillRect/>
                    </a:stretch>
                  </pic:blipFill>
                  <pic:spPr>
                    <a:xfrm>
                      <a:off x="0" y="0"/>
                      <a:ext cx="3057525" cy="1828800"/>
                    </a:xfrm>
                    <a:prstGeom prst="rect">
                      <a:avLst/>
                    </a:prstGeom>
                  </pic:spPr>
                </pic:pic>
              </a:graphicData>
            </a:graphic>
          </wp:inline>
        </w:drawing>
      </w:r>
    </w:p>
    <w:p w14:paraId="0C47AF3F" w14:textId="426006CF" w:rsidR="00DE7588" w:rsidRDefault="00DE7588" w:rsidP="008C604E">
      <w:pPr>
        <w:pStyle w:val="ListParagraph"/>
        <w:numPr>
          <w:ilvl w:val="0"/>
          <w:numId w:val="17"/>
        </w:numPr>
        <w:rPr>
          <w:lang w:val="en-GB" w:eastAsia="sv-SE"/>
        </w:rPr>
      </w:pPr>
      <w:r>
        <w:rPr>
          <w:lang w:val="en-GB" w:eastAsia="sv-SE"/>
        </w:rPr>
        <w:lastRenderedPageBreak/>
        <w:t xml:space="preserve">Highlight </w:t>
      </w:r>
      <w:r w:rsidR="00821DAC">
        <w:rPr>
          <w:lang w:val="en-GB" w:eastAsia="sv-SE"/>
        </w:rPr>
        <w:t xml:space="preserve">the text you typed in the previous step and then click the </w:t>
      </w:r>
      <w:r w:rsidR="00821DAC">
        <w:rPr>
          <w:b/>
          <w:lang w:val="en-GB" w:eastAsia="sv-SE"/>
        </w:rPr>
        <w:t>Personalized Content</w:t>
      </w:r>
      <w:r w:rsidR="00821DAC">
        <w:rPr>
          <w:lang w:val="en-GB" w:eastAsia="sv-SE"/>
        </w:rPr>
        <w:t xml:space="preserve"> icon </w:t>
      </w:r>
      <w:r w:rsidR="009E7CCE">
        <w:rPr>
          <w:lang w:val="en-GB" w:eastAsia="sv-SE"/>
        </w:rPr>
        <w:t>from the TinyMCE toolbar:</w:t>
      </w:r>
      <w:r w:rsidR="009E7CCE">
        <w:rPr>
          <w:lang w:val="en-GB" w:eastAsia="sv-SE"/>
        </w:rPr>
        <w:br/>
      </w:r>
      <w:r w:rsidR="009E7CCE">
        <w:rPr>
          <w:noProof/>
          <w:lang w:val="en-GB" w:eastAsia="sv-SE"/>
        </w:rPr>
        <w:drawing>
          <wp:inline distT="0" distB="0" distL="0" distR="0" wp14:anchorId="3FD0A650" wp14:editId="224E041C">
            <wp:extent cx="3562350" cy="2514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essage-for-illuminati-personalized-content-menu.gif"/>
                    <pic:cNvPicPr/>
                  </pic:nvPicPr>
                  <pic:blipFill>
                    <a:blip r:embed="rId52">
                      <a:extLst>
                        <a:ext uri="{28A0092B-C50C-407E-A947-70E740481C1C}">
                          <a14:useLocalDpi xmlns:a14="http://schemas.microsoft.com/office/drawing/2010/main" val="0"/>
                        </a:ext>
                      </a:extLst>
                    </a:blip>
                    <a:stretch>
                      <a:fillRect/>
                    </a:stretch>
                  </pic:blipFill>
                  <pic:spPr>
                    <a:xfrm>
                      <a:off x="0" y="0"/>
                      <a:ext cx="3562350" cy="2514600"/>
                    </a:xfrm>
                    <a:prstGeom prst="rect">
                      <a:avLst/>
                    </a:prstGeom>
                  </pic:spPr>
                </pic:pic>
              </a:graphicData>
            </a:graphic>
          </wp:inline>
        </w:drawing>
      </w:r>
    </w:p>
    <w:p w14:paraId="78F1FB5A" w14:textId="4DB8EB58" w:rsidR="001A6C94" w:rsidRPr="000B60E0" w:rsidRDefault="001A6C94" w:rsidP="008C604E">
      <w:pPr>
        <w:pStyle w:val="ListParagraph"/>
        <w:numPr>
          <w:ilvl w:val="0"/>
          <w:numId w:val="17"/>
        </w:numPr>
        <w:rPr>
          <w:lang w:val="en-GB" w:eastAsia="sv-SE"/>
        </w:rPr>
      </w:pPr>
      <w:r>
        <w:rPr>
          <w:lang w:val="en-GB" w:eastAsia="sv-SE"/>
        </w:rPr>
        <w:t xml:space="preserve">Click the </w:t>
      </w:r>
      <w:r w:rsidR="0098232B">
        <w:rPr>
          <w:b/>
          <w:lang w:val="en-GB" w:eastAsia="sv-SE"/>
        </w:rPr>
        <w:t>+</w:t>
      </w:r>
      <w:r w:rsidR="0098232B">
        <w:rPr>
          <w:lang w:val="en-GB" w:eastAsia="sv-SE"/>
        </w:rPr>
        <w:t xml:space="preserve"> icon at the top of the </w:t>
      </w:r>
      <w:r w:rsidR="00672325">
        <w:rPr>
          <w:b/>
          <w:lang w:val="en-GB" w:eastAsia="sv-SE"/>
        </w:rPr>
        <w:t>Personalization Settings</w:t>
      </w:r>
      <w:r w:rsidR="00672325">
        <w:rPr>
          <w:lang w:val="en-GB" w:eastAsia="sv-SE"/>
        </w:rPr>
        <w:t xml:space="preserve"> dialog and then click the </w:t>
      </w:r>
      <w:r w:rsidR="00672325">
        <w:rPr>
          <w:b/>
          <w:lang w:val="en-GB" w:eastAsia="sv-SE"/>
        </w:rPr>
        <w:t>Illum</w:t>
      </w:r>
      <w:r w:rsidR="0067557E">
        <w:rPr>
          <w:b/>
          <w:lang w:val="en-GB" w:eastAsia="sv-SE"/>
        </w:rPr>
        <w:t>i</w:t>
      </w:r>
      <w:r w:rsidR="00672325">
        <w:rPr>
          <w:b/>
          <w:lang w:val="en-GB" w:eastAsia="sv-SE"/>
        </w:rPr>
        <w:t>nati</w:t>
      </w:r>
      <w:r w:rsidR="00672325">
        <w:rPr>
          <w:lang w:val="en-GB" w:eastAsia="sv-SE"/>
        </w:rPr>
        <w:t xml:space="preserve"> </w:t>
      </w:r>
      <w:r w:rsidR="00C779BA">
        <w:rPr>
          <w:lang w:val="en-GB" w:eastAsia="sv-SE"/>
        </w:rPr>
        <w:t xml:space="preserve">visitor group to select it, click the </w:t>
      </w:r>
      <w:r w:rsidR="00C779BA">
        <w:rPr>
          <w:b/>
          <w:lang w:val="en-GB" w:eastAsia="sv-SE"/>
        </w:rPr>
        <w:t>OK</w:t>
      </w:r>
      <w:r w:rsidR="00C779BA">
        <w:rPr>
          <w:lang w:val="en-GB" w:eastAsia="sv-SE"/>
        </w:rPr>
        <w:t xml:space="preserve"> button </w:t>
      </w:r>
      <w:r w:rsidR="0090410E">
        <w:rPr>
          <w:lang w:val="en-GB" w:eastAsia="sv-SE"/>
        </w:rPr>
        <w:t xml:space="preserve">on the dialog and then click the second </w:t>
      </w:r>
      <w:r w:rsidR="0090410E">
        <w:rPr>
          <w:b/>
          <w:lang w:val="en-GB" w:eastAsia="sv-SE"/>
        </w:rPr>
        <w:t>OK</w:t>
      </w:r>
      <w:r w:rsidR="0090410E">
        <w:rPr>
          <w:b/>
        </w:rPr>
        <w:t xml:space="preserve"> </w:t>
      </w:r>
      <w:r w:rsidR="0090410E">
        <w:t xml:space="preserve">button to save and close the </w:t>
      </w:r>
      <w:r w:rsidR="0067557E">
        <w:t>main dialog:</w:t>
      </w:r>
      <w:r w:rsidR="00A134F4">
        <w:br/>
      </w:r>
      <w:r w:rsidR="00A134F4">
        <w:rPr>
          <w:noProof/>
          <w:lang w:val="en-GB" w:eastAsia="sv-SE"/>
        </w:rPr>
        <w:drawing>
          <wp:inline distT="0" distB="0" distL="0" distR="0" wp14:anchorId="5996CFB6" wp14:editId="6235CDE8">
            <wp:extent cx="4324350" cy="40100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ersonalized-content-dialog-illuminati.gif"/>
                    <pic:cNvPicPr/>
                  </pic:nvPicPr>
                  <pic:blipFill>
                    <a:blip r:embed="rId53">
                      <a:extLst>
                        <a:ext uri="{28A0092B-C50C-407E-A947-70E740481C1C}">
                          <a14:useLocalDpi xmlns:a14="http://schemas.microsoft.com/office/drawing/2010/main" val="0"/>
                        </a:ext>
                      </a:extLst>
                    </a:blip>
                    <a:stretch>
                      <a:fillRect/>
                    </a:stretch>
                  </pic:blipFill>
                  <pic:spPr>
                    <a:xfrm>
                      <a:off x="0" y="0"/>
                      <a:ext cx="4324350" cy="4010025"/>
                    </a:xfrm>
                    <a:prstGeom prst="rect">
                      <a:avLst/>
                    </a:prstGeom>
                  </pic:spPr>
                </pic:pic>
              </a:graphicData>
            </a:graphic>
          </wp:inline>
        </w:drawing>
      </w:r>
    </w:p>
    <w:p w14:paraId="4A2963B6" w14:textId="79C5564B" w:rsidR="000B60E0" w:rsidRDefault="000B60E0" w:rsidP="008C604E">
      <w:pPr>
        <w:pStyle w:val="ListParagraph"/>
        <w:numPr>
          <w:ilvl w:val="0"/>
          <w:numId w:val="17"/>
        </w:numPr>
        <w:rPr>
          <w:lang w:val="en-GB" w:eastAsia="sv-SE"/>
        </w:rPr>
      </w:pPr>
      <w:r>
        <w:rPr>
          <w:lang w:val="en-GB" w:eastAsia="sv-SE"/>
        </w:rPr>
        <w:t xml:space="preserve">Note that while you are editing the </w:t>
      </w:r>
      <w:r w:rsidR="00153EF4">
        <w:rPr>
          <w:b/>
          <w:lang w:val="en-GB" w:eastAsia="sv-SE"/>
        </w:rPr>
        <w:t>Main Body</w:t>
      </w:r>
      <w:r w:rsidR="00153EF4">
        <w:rPr>
          <w:lang w:val="en-GB" w:eastAsia="sv-SE"/>
        </w:rPr>
        <w:t xml:space="preserve"> property you can see</w:t>
      </w:r>
      <w:r w:rsidR="0008433F">
        <w:rPr>
          <w:lang w:val="en-GB" w:eastAsia="sv-SE"/>
        </w:rPr>
        <w:t xml:space="preserve"> the personalized text with labels for the personalization groups that </w:t>
      </w:r>
      <w:r w:rsidR="001C0D82">
        <w:rPr>
          <w:lang w:val="en-GB" w:eastAsia="sv-SE"/>
        </w:rPr>
        <w:t xml:space="preserve">see it. If you click outside the property </w:t>
      </w:r>
      <w:r w:rsidR="001F5FB4">
        <w:rPr>
          <w:lang w:val="en-GB" w:eastAsia="sv-SE"/>
        </w:rPr>
        <w:t>editor,</w:t>
      </w:r>
      <w:r w:rsidR="001C0D82">
        <w:rPr>
          <w:lang w:val="en-GB" w:eastAsia="sv-SE"/>
        </w:rPr>
        <w:t xml:space="preserve"> the text </w:t>
      </w:r>
      <w:r w:rsidR="001C0D82">
        <w:rPr>
          <w:lang w:val="en-GB" w:eastAsia="sv-SE"/>
        </w:rPr>
        <w:lastRenderedPageBreak/>
        <w:t xml:space="preserve">will disappear </w:t>
      </w:r>
      <w:r w:rsidR="00895044">
        <w:rPr>
          <w:lang w:val="en-GB" w:eastAsia="sv-SE"/>
        </w:rPr>
        <w:t xml:space="preserve">since the Admin account is not currently a member of </w:t>
      </w:r>
      <w:r w:rsidR="00895044">
        <w:rPr>
          <w:b/>
          <w:lang w:val="en-GB" w:eastAsia="sv-SE"/>
        </w:rPr>
        <w:t>Illuminati</w:t>
      </w:r>
      <w:r w:rsidR="00895044">
        <w:rPr>
          <w:lang w:val="en-GB" w:eastAsia="sv-SE"/>
        </w:rPr>
        <w:t>:</w:t>
      </w:r>
      <w:r w:rsidR="005E1EEC">
        <w:rPr>
          <w:lang w:val="en-GB" w:eastAsia="sv-SE"/>
        </w:rPr>
        <w:br/>
      </w:r>
      <w:r w:rsidR="005E1EEC">
        <w:rPr>
          <w:noProof/>
          <w:lang w:val="en-GB" w:eastAsia="sv-SE"/>
        </w:rPr>
        <w:drawing>
          <wp:inline distT="0" distB="0" distL="0" distR="0" wp14:anchorId="09EBC806" wp14:editId="06F3CE76">
            <wp:extent cx="3638550" cy="15621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lluminati-main-body-editing-view.gif"/>
                    <pic:cNvPicPr/>
                  </pic:nvPicPr>
                  <pic:blipFill>
                    <a:blip r:embed="rId54">
                      <a:extLst>
                        <a:ext uri="{28A0092B-C50C-407E-A947-70E740481C1C}">
                          <a14:useLocalDpi xmlns:a14="http://schemas.microsoft.com/office/drawing/2010/main" val="0"/>
                        </a:ext>
                      </a:extLst>
                    </a:blip>
                    <a:stretch>
                      <a:fillRect/>
                    </a:stretch>
                  </pic:blipFill>
                  <pic:spPr>
                    <a:xfrm>
                      <a:off x="0" y="0"/>
                      <a:ext cx="3638550" cy="1562100"/>
                    </a:xfrm>
                    <a:prstGeom prst="rect">
                      <a:avLst/>
                    </a:prstGeom>
                  </pic:spPr>
                </pic:pic>
              </a:graphicData>
            </a:graphic>
          </wp:inline>
        </w:drawing>
      </w:r>
    </w:p>
    <w:p w14:paraId="385BD851" w14:textId="626F992F" w:rsidR="00A23F31" w:rsidRPr="00347320" w:rsidRDefault="00183C14" w:rsidP="008C604E">
      <w:pPr>
        <w:pStyle w:val="ListParagraph"/>
        <w:numPr>
          <w:ilvl w:val="0"/>
          <w:numId w:val="17"/>
        </w:numPr>
        <w:rPr>
          <w:lang w:val="en-GB" w:eastAsia="sv-SE"/>
        </w:rPr>
      </w:pPr>
      <w:r>
        <w:rPr>
          <w:b/>
          <w:lang w:val="en-GB" w:eastAsia="sv-SE"/>
        </w:rPr>
        <w:t>Publish</w:t>
      </w:r>
      <w:r>
        <w:rPr>
          <w:lang w:val="en-GB" w:eastAsia="sv-SE"/>
        </w:rPr>
        <w:t xml:space="preserve"> the page and then click the </w:t>
      </w:r>
      <w:r>
        <w:rPr>
          <w:b/>
          <w:lang w:val="en-GB" w:eastAsia="sv-SE"/>
        </w:rPr>
        <w:t>View Mode</w:t>
      </w:r>
      <w:r>
        <w:t xml:space="preserve"> (globe icon)</w:t>
      </w:r>
      <w:r w:rsidR="00895FBD">
        <w:t xml:space="preserve"> to see how the page is rendered.</w:t>
      </w:r>
    </w:p>
    <w:p w14:paraId="6E5489A5" w14:textId="20BE52A5" w:rsidR="00347320" w:rsidRDefault="00347320" w:rsidP="008C604E">
      <w:pPr>
        <w:pStyle w:val="ListParagraph"/>
        <w:numPr>
          <w:ilvl w:val="0"/>
          <w:numId w:val="17"/>
        </w:numPr>
        <w:rPr>
          <w:lang w:val="en-GB" w:eastAsia="sv-SE"/>
        </w:rPr>
      </w:pPr>
      <w:r>
        <w:rPr>
          <w:lang w:val="en-GB" w:eastAsia="sv-SE"/>
        </w:rPr>
        <w:t>Note that you don’t see the text because Admin is not yet a member of the personalization group.</w:t>
      </w:r>
      <w:r w:rsidR="00CB3B41">
        <w:rPr>
          <w:lang w:val="en-GB" w:eastAsia="sv-SE"/>
        </w:rPr>
        <w:t xml:space="preserve"> Use the browser back button to navigate back to the CMS edit view.</w:t>
      </w:r>
    </w:p>
    <w:p w14:paraId="4075540A" w14:textId="20969D01" w:rsidR="008A3CBF" w:rsidRDefault="00F01E7D" w:rsidP="008C604E">
      <w:pPr>
        <w:pStyle w:val="ListParagraph"/>
        <w:numPr>
          <w:ilvl w:val="0"/>
          <w:numId w:val="17"/>
        </w:numPr>
        <w:rPr>
          <w:lang w:val="en-GB" w:eastAsia="sv-SE"/>
        </w:rPr>
      </w:pPr>
      <w:r>
        <w:rPr>
          <w:lang w:val="en-GB" w:eastAsia="sv-SE"/>
        </w:rPr>
        <w:t xml:space="preserve">Click the </w:t>
      </w:r>
      <w:r>
        <w:rPr>
          <w:b/>
          <w:lang w:val="en-GB" w:eastAsia="sv-SE"/>
        </w:rPr>
        <w:t>Toggle view settings</w:t>
      </w:r>
      <w:r>
        <w:rPr>
          <w:lang w:val="en-GB" w:eastAsia="sv-SE"/>
        </w:rPr>
        <w:t xml:space="preserve"> icon and then click the </w:t>
      </w:r>
      <w:r w:rsidR="005574EC">
        <w:rPr>
          <w:b/>
          <w:lang w:val="en-GB" w:eastAsia="sv-SE"/>
        </w:rPr>
        <w:t>Select to view as a visitor group</w:t>
      </w:r>
      <w:r w:rsidR="005574EC">
        <w:rPr>
          <w:lang w:val="en-GB" w:eastAsia="sv-SE"/>
        </w:rPr>
        <w:t xml:space="preserve"> icon</w:t>
      </w:r>
      <w:r w:rsidR="00103A44">
        <w:rPr>
          <w:lang w:val="en-GB" w:eastAsia="sv-SE"/>
        </w:rPr>
        <w:t>:</w:t>
      </w:r>
      <w:r w:rsidR="00103A44">
        <w:rPr>
          <w:lang w:val="en-GB" w:eastAsia="sv-SE"/>
        </w:rPr>
        <w:br/>
      </w:r>
      <w:r w:rsidR="00103A44">
        <w:rPr>
          <w:noProof/>
          <w:lang w:val="en-GB" w:eastAsia="sv-SE"/>
        </w:rPr>
        <w:drawing>
          <wp:inline distT="0" distB="0" distL="0" distR="0" wp14:anchorId="489BC7A2" wp14:editId="336D309F">
            <wp:extent cx="2505075" cy="6667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view-settings-vistiro-groups.gif"/>
                    <pic:cNvPicPr/>
                  </pic:nvPicPr>
                  <pic:blipFill>
                    <a:blip r:embed="rId55">
                      <a:extLst>
                        <a:ext uri="{28A0092B-C50C-407E-A947-70E740481C1C}">
                          <a14:useLocalDpi xmlns:a14="http://schemas.microsoft.com/office/drawing/2010/main" val="0"/>
                        </a:ext>
                      </a:extLst>
                    </a:blip>
                    <a:stretch>
                      <a:fillRect/>
                    </a:stretch>
                  </pic:blipFill>
                  <pic:spPr>
                    <a:xfrm>
                      <a:off x="0" y="0"/>
                      <a:ext cx="2505075" cy="666750"/>
                    </a:xfrm>
                    <a:prstGeom prst="rect">
                      <a:avLst/>
                    </a:prstGeom>
                  </pic:spPr>
                </pic:pic>
              </a:graphicData>
            </a:graphic>
          </wp:inline>
        </w:drawing>
      </w:r>
    </w:p>
    <w:p w14:paraId="4D1202C2" w14:textId="3E8425CB" w:rsidR="00C60901" w:rsidRPr="00C761E1" w:rsidRDefault="00A87A95" w:rsidP="008C604E">
      <w:pPr>
        <w:pStyle w:val="ListParagraph"/>
        <w:numPr>
          <w:ilvl w:val="0"/>
          <w:numId w:val="17"/>
        </w:numPr>
        <w:rPr>
          <w:lang w:val="en-GB" w:eastAsia="sv-SE"/>
        </w:rPr>
      </w:pPr>
      <w:r>
        <w:rPr>
          <w:lang w:val="en-GB" w:eastAsia="sv-SE"/>
        </w:rPr>
        <w:t xml:space="preserve">Select </w:t>
      </w:r>
      <w:r>
        <w:rPr>
          <w:b/>
          <w:lang w:val="en-GB" w:eastAsia="sv-SE"/>
        </w:rPr>
        <w:t>Illuminati</w:t>
      </w:r>
      <w:r>
        <w:rPr>
          <w:lang w:val="en-GB" w:eastAsia="sv-SE"/>
        </w:rPr>
        <w:t xml:space="preserve"> from the </w:t>
      </w:r>
      <w:r>
        <w:rPr>
          <w:b/>
          <w:lang w:val="en-GB" w:eastAsia="sv-SE"/>
        </w:rPr>
        <w:t>View as this visitor group</w:t>
      </w:r>
      <w:r>
        <w:t xml:space="preserve"> dropdown</w:t>
      </w:r>
      <w:r w:rsidR="00EA6386">
        <w:t>:</w:t>
      </w:r>
      <w:r w:rsidR="00EA6386">
        <w:br/>
      </w:r>
      <w:r w:rsidR="00EA6386">
        <w:rPr>
          <w:noProof/>
          <w:lang w:val="en-GB" w:eastAsia="sv-SE"/>
        </w:rPr>
        <w:drawing>
          <wp:inline distT="0" distB="0" distL="0" distR="0" wp14:anchorId="1331363E" wp14:editId="69645975">
            <wp:extent cx="3009900" cy="12763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view-as-visitor-group-illuminati.gif"/>
                    <pic:cNvPicPr/>
                  </pic:nvPicPr>
                  <pic:blipFill>
                    <a:blip r:embed="rId56">
                      <a:extLst>
                        <a:ext uri="{28A0092B-C50C-407E-A947-70E740481C1C}">
                          <a14:useLocalDpi xmlns:a14="http://schemas.microsoft.com/office/drawing/2010/main" val="0"/>
                        </a:ext>
                      </a:extLst>
                    </a:blip>
                    <a:stretch>
                      <a:fillRect/>
                    </a:stretch>
                  </pic:blipFill>
                  <pic:spPr>
                    <a:xfrm>
                      <a:off x="0" y="0"/>
                      <a:ext cx="3009900" cy="1276350"/>
                    </a:xfrm>
                    <a:prstGeom prst="rect">
                      <a:avLst/>
                    </a:prstGeom>
                  </pic:spPr>
                </pic:pic>
              </a:graphicData>
            </a:graphic>
          </wp:inline>
        </w:drawing>
      </w:r>
    </w:p>
    <w:p w14:paraId="6EAAA08E" w14:textId="5B3CE574" w:rsidR="00C761E1" w:rsidRDefault="00C761E1" w:rsidP="008C604E">
      <w:pPr>
        <w:pStyle w:val="ListParagraph"/>
        <w:numPr>
          <w:ilvl w:val="0"/>
          <w:numId w:val="17"/>
        </w:numPr>
        <w:rPr>
          <w:lang w:val="en-GB" w:eastAsia="sv-SE"/>
        </w:rPr>
      </w:pPr>
      <w:r>
        <w:rPr>
          <w:lang w:val="en-GB" w:eastAsia="sv-SE"/>
        </w:rPr>
        <w:t xml:space="preserve">Note how you can now see the </w:t>
      </w:r>
      <w:r w:rsidR="009C4670">
        <w:rPr>
          <w:lang w:val="en-GB" w:eastAsia="sv-SE"/>
        </w:rPr>
        <w:t xml:space="preserve">Illuminati message in on-page-edit mode without having to be </w:t>
      </w:r>
      <w:r w:rsidR="001A755F">
        <w:rPr>
          <w:lang w:val="en-GB" w:eastAsia="sv-SE"/>
        </w:rPr>
        <w:t xml:space="preserve">in the </w:t>
      </w:r>
      <w:r w:rsidR="005D0D0B">
        <w:rPr>
          <w:lang w:val="en-GB" w:eastAsia="sv-SE"/>
        </w:rPr>
        <w:t>TinyMCE edit mode</w:t>
      </w:r>
      <w:r w:rsidR="00377432">
        <w:rPr>
          <w:lang w:val="en-GB" w:eastAsia="sv-SE"/>
        </w:rPr>
        <w:t>:</w:t>
      </w:r>
      <w:r w:rsidR="001936FF">
        <w:rPr>
          <w:lang w:val="en-GB" w:eastAsia="sv-SE"/>
        </w:rPr>
        <w:br/>
      </w:r>
      <w:r w:rsidR="001936FF">
        <w:rPr>
          <w:noProof/>
          <w:lang w:val="en-GB" w:eastAsia="sv-SE"/>
        </w:rPr>
        <w:drawing>
          <wp:inline distT="0" distB="0" distL="0" distR="0" wp14:anchorId="6EB4AA36" wp14:editId="32009410">
            <wp:extent cx="2667000" cy="11239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lluminati-main-body-group-view.gif"/>
                    <pic:cNvPicPr/>
                  </pic:nvPicPr>
                  <pic:blipFill>
                    <a:blip r:embed="rId57">
                      <a:extLst>
                        <a:ext uri="{28A0092B-C50C-407E-A947-70E740481C1C}">
                          <a14:useLocalDpi xmlns:a14="http://schemas.microsoft.com/office/drawing/2010/main" val="0"/>
                        </a:ext>
                      </a:extLst>
                    </a:blip>
                    <a:stretch>
                      <a:fillRect/>
                    </a:stretch>
                  </pic:blipFill>
                  <pic:spPr>
                    <a:xfrm>
                      <a:off x="0" y="0"/>
                      <a:ext cx="2667000" cy="1123950"/>
                    </a:xfrm>
                    <a:prstGeom prst="rect">
                      <a:avLst/>
                    </a:prstGeom>
                  </pic:spPr>
                </pic:pic>
              </a:graphicData>
            </a:graphic>
          </wp:inline>
        </w:drawing>
      </w:r>
    </w:p>
    <w:p w14:paraId="4A3B8375" w14:textId="735073F7" w:rsidR="001936FF" w:rsidRDefault="001936FF" w:rsidP="001936FF">
      <w:pPr>
        <w:rPr>
          <w:lang w:val="en-GB" w:eastAsia="sv-SE"/>
        </w:rPr>
      </w:pPr>
      <w:r>
        <w:rPr>
          <w:b/>
          <w:lang w:val="en-GB" w:eastAsia="sv-SE"/>
        </w:rPr>
        <w:t>Remarks:</w:t>
      </w:r>
      <w:r>
        <w:rPr>
          <w:lang w:val="en-GB" w:eastAsia="sv-SE"/>
        </w:rPr>
        <w:t xml:space="preserve"> </w:t>
      </w:r>
      <w:r w:rsidR="0026582B">
        <w:rPr>
          <w:lang w:val="en-GB" w:eastAsia="sv-SE"/>
        </w:rPr>
        <w:t xml:space="preserve">The </w:t>
      </w:r>
      <w:r w:rsidR="0026582B">
        <w:rPr>
          <w:b/>
          <w:lang w:val="en-GB" w:eastAsia="sv-SE"/>
        </w:rPr>
        <w:t>Toggle view settings</w:t>
      </w:r>
      <w:r w:rsidR="0026582B">
        <w:rPr>
          <w:lang w:val="en-GB" w:eastAsia="sv-SE"/>
        </w:rPr>
        <w:t xml:space="preserve"> only affects the </w:t>
      </w:r>
      <w:r w:rsidR="0026582B" w:rsidRPr="007C798C">
        <w:rPr>
          <w:b/>
          <w:lang w:val="en-GB" w:eastAsia="sv-SE"/>
        </w:rPr>
        <w:t>on-page-edit</w:t>
      </w:r>
      <w:r w:rsidR="0026582B">
        <w:rPr>
          <w:lang w:val="en-GB" w:eastAsia="sv-SE"/>
        </w:rPr>
        <w:t xml:space="preserve"> view</w:t>
      </w:r>
      <w:r w:rsidR="00C24FBD">
        <w:rPr>
          <w:lang w:val="en-GB" w:eastAsia="sv-SE"/>
        </w:rPr>
        <w:t xml:space="preserve"> and </w:t>
      </w:r>
      <w:r w:rsidR="00C24FBD">
        <w:rPr>
          <w:b/>
          <w:lang w:val="en-GB" w:eastAsia="sv-SE"/>
        </w:rPr>
        <w:t>preview mode</w:t>
      </w:r>
      <w:r w:rsidR="0026582B">
        <w:rPr>
          <w:lang w:val="en-GB" w:eastAsia="sv-SE"/>
        </w:rPr>
        <w:t xml:space="preserve">, if you switch to </w:t>
      </w:r>
      <w:r w:rsidR="00FA4EAB">
        <w:rPr>
          <w:b/>
          <w:lang w:val="en-GB" w:eastAsia="sv-SE"/>
        </w:rPr>
        <w:t>View Mode</w:t>
      </w:r>
      <w:r w:rsidR="00FA4EAB">
        <w:rPr>
          <w:lang w:val="en-GB" w:eastAsia="sv-SE"/>
        </w:rPr>
        <w:t xml:space="preserve"> it will be based on who you are logged in as. You could test that by creating a user account with the </w:t>
      </w:r>
      <w:hyperlink r:id="rId58" w:history="1">
        <w:r w:rsidR="00FA4EAB" w:rsidRPr="00977706">
          <w:rPr>
            <w:rStyle w:val="Hyperlink"/>
            <w:b/>
            <w:lang w:val="en-GB" w:eastAsia="sv-SE"/>
          </w:rPr>
          <w:t>homer@acme.com</w:t>
        </w:r>
      </w:hyperlink>
      <w:r w:rsidR="00FA4EAB">
        <w:rPr>
          <w:lang w:val="en-GB" w:eastAsia="sv-SE"/>
        </w:rPr>
        <w:t xml:space="preserve"> email and logging in as the user.</w:t>
      </w:r>
    </w:p>
    <w:p w14:paraId="707DBF9E" w14:textId="5522F41D" w:rsidR="009839E0" w:rsidRDefault="009839E0" w:rsidP="001936FF">
      <w:pPr>
        <w:rPr>
          <w:lang w:val="en-GB" w:eastAsia="sv-SE"/>
        </w:rPr>
      </w:pPr>
      <w:r>
        <w:rPr>
          <w:lang w:val="en-GB" w:eastAsia="sv-SE"/>
        </w:rPr>
        <w:t xml:space="preserve">You can also use </w:t>
      </w:r>
      <w:r w:rsidR="00980051">
        <w:rPr>
          <w:lang w:val="en-GB" w:eastAsia="sv-SE"/>
        </w:rPr>
        <w:t xml:space="preserve">visitor groups to personalize content placed in </w:t>
      </w:r>
      <w:r w:rsidR="00B77CBA">
        <w:rPr>
          <w:lang w:val="en-GB" w:eastAsia="sv-SE"/>
        </w:rPr>
        <w:t xml:space="preserve">a </w:t>
      </w:r>
      <w:proofErr w:type="spellStart"/>
      <w:r w:rsidR="00B77CBA">
        <w:rPr>
          <w:b/>
          <w:lang w:val="en-GB" w:eastAsia="sv-SE"/>
        </w:rPr>
        <w:t>ContentArea</w:t>
      </w:r>
      <w:proofErr w:type="spellEnd"/>
      <w:r w:rsidR="00B77CBA">
        <w:rPr>
          <w:lang w:val="en-GB" w:eastAsia="sv-SE"/>
        </w:rPr>
        <w:t xml:space="preserve"> property. The following steps show</w:t>
      </w:r>
      <w:r w:rsidR="00D46DD1">
        <w:rPr>
          <w:lang w:val="en-GB" w:eastAsia="sv-SE"/>
        </w:rPr>
        <w:t xml:space="preserve"> how</w:t>
      </w:r>
      <w:r w:rsidR="00B77CBA">
        <w:rPr>
          <w:lang w:val="en-GB" w:eastAsia="sv-SE"/>
        </w:rPr>
        <w:t xml:space="preserve"> this </w:t>
      </w:r>
      <w:r w:rsidR="00FD1120">
        <w:rPr>
          <w:lang w:val="en-GB" w:eastAsia="sv-SE"/>
        </w:rPr>
        <w:t>is done</w:t>
      </w:r>
      <w:r w:rsidR="002F35A9">
        <w:rPr>
          <w:lang w:val="en-GB" w:eastAsia="sv-SE"/>
        </w:rPr>
        <w:t>.</w:t>
      </w:r>
    </w:p>
    <w:p w14:paraId="0B4FA9F6" w14:textId="70950D79" w:rsidR="003374D0" w:rsidRDefault="001B7C91" w:rsidP="008C604E">
      <w:pPr>
        <w:pStyle w:val="ListParagraph"/>
        <w:numPr>
          <w:ilvl w:val="0"/>
          <w:numId w:val="17"/>
        </w:numPr>
        <w:rPr>
          <w:lang w:val="en-GB" w:eastAsia="sv-SE"/>
        </w:rPr>
      </w:pPr>
      <w:r>
        <w:rPr>
          <w:lang w:val="en-GB" w:eastAsia="sv-SE"/>
        </w:rPr>
        <w:lastRenderedPageBreak/>
        <w:t xml:space="preserve">Click the hamburger icon </w:t>
      </w:r>
      <w:r w:rsidR="000A337D">
        <w:rPr>
          <w:lang w:val="en-GB" w:eastAsia="sv-SE"/>
        </w:rPr>
        <w:t xml:space="preserve">on the </w:t>
      </w:r>
      <w:r w:rsidR="000A337D">
        <w:rPr>
          <w:b/>
          <w:lang w:val="en-GB" w:eastAsia="sv-SE"/>
        </w:rPr>
        <w:t>Customer Quotes</w:t>
      </w:r>
      <w:r w:rsidR="000A337D">
        <w:rPr>
          <w:lang w:val="en-GB" w:eastAsia="sv-SE"/>
        </w:rPr>
        <w:t xml:space="preserve"> block and </w:t>
      </w:r>
      <w:r w:rsidR="00F96B56">
        <w:rPr>
          <w:lang w:val="en-GB" w:eastAsia="sv-SE"/>
        </w:rPr>
        <w:t>click the</w:t>
      </w:r>
      <w:r w:rsidR="000A337D">
        <w:rPr>
          <w:lang w:val="en-GB" w:eastAsia="sv-SE"/>
        </w:rPr>
        <w:t xml:space="preserve"> </w:t>
      </w:r>
      <w:r w:rsidR="000A337D">
        <w:rPr>
          <w:b/>
          <w:lang w:val="en-GB" w:eastAsia="sv-SE"/>
        </w:rPr>
        <w:t>Personalize</w:t>
      </w:r>
      <w:r w:rsidR="000A337D">
        <w:rPr>
          <w:lang w:val="en-GB" w:eastAsia="sv-SE"/>
        </w:rPr>
        <w:t xml:space="preserve"> o</w:t>
      </w:r>
      <w:r w:rsidR="00EF1BA5">
        <w:rPr>
          <w:lang w:val="en-GB" w:eastAsia="sv-SE"/>
        </w:rPr>
        <w:t>p</w:t>
      </w:r>
      <w:r w:rsidR="000A337D">
        <w:rPr>
          <w:lang w:val="en-GB" w:eastAsia="sv-SE"/>
        </w:rPr>
        <w:t>tion:</w:t>
      </w:r>
      <w:r w:rsidR="00EF1BA5">
        <w:rPr>
          <w:lang w:val="en-GB" w:eastAsia="sv-SE"/>
        </w:rPr>
        <w:br/>
      </w:r>
      <w:r w:rsidR="00EF1BA5">
        <w:rPr>
          <w:noProof/>
          <w:lang w:val="en-GB" w:eastAsia="sv-SE"/>
        </w:rPr>
        <w:drawing>
          <wp:inline distT="0" distB="0" distL="0" distR="0" wp14:anchorId="1B532C17" wp14:editId="09CF8653">
            <wp:extent cx="5753100" cy="15621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ontent-area-personalize-menu.gif"/>
                    <pic:cNvPicPr/>
                  </pic:nvPicPr>
                  <pic:blipFill>
                    <a:blip r:embed="rId59">
                      <a:extLst>
                        <a:ext uri="{28A0092B-C50C-407E-A947-70E740481C1C}">
                          <a14:useLocalDpi xmlns:a14="http://schemas.microsoft.com/office/drawing/2010/main" val="0"/>
                        </a:ext>
                      </a:extLst>
                    </a:blip>
                    <a:stretch>
                      <a:fillRect/>
                    </a:stretch>
                  </pic:blipFill>
                  <pic:spPr>
                    <a:xfrm>
                      <a:off x="0" y="0"/>
                      <a:ext cx="5753100" cy="1562100"/>
                    </a:xfrm>
                    <a:prstGeom prst="rect">
                      <a:avLst/>
                    </a:prstGeom>
                  </pic:spPr>
                </pic:pic>
              </a:graphicData>
            </a:graphic>
          </wp:inline>
        </w:drawing>
      </w:r>
    </w:p>
    <w:p w14:paraId="2132CAAD" w14:textId="17EC83C8" w:rsidR="00E76BFF" w:rsidRDefault="00E76BFF" w:rsidP="008C604E">
      <w:pPr>
        <w:pStyle w:val="ListParagraph"/>
        <w:numPr>
          <w:ilvl w:val="0"/>
          <w:numId w:val="17"/>
        </w:numPr>
        <w:rPr>
          <w:lang w:val="en-GB" w:eastAsia="sv-SE"/>
        </w:rPr>
      </w:pPr>
      <w:r>
        <w:rPr>
          <w:lang w:val="en-GB" w:eastAsia="sv-SE"/>
        </w:rPr>
        <w:t xml:space="preserve">Note that now the block is </w:t>
      </w:r>
      <w:r w:rsidR="00C767D9">
        <w:rPr>
          <w:lang w:val="en-GB" w:eastAsia="sv-SE"/>
        </w:rPr>
        <w:t xml:space="preserve">nested in a </w:t>
      </w:r>
      <w:r w:rsidR="00C767D9">
        <w:rPr>
          <w:b/>
          <w:lang w:val="en-GB" w:eastAsia="sv-SE"/>
        </w:rPr>
        <w:t>Personalized Group</w:t>
      </w:r>
      <w:r w:rsidR="00C767D9">
        <w:rPr>
          <w:lang w:val="en-GB" w:eastAsia="sv-SE"/>
        </w:rPr>
        <w:t xml:space="preserve"> region that you can drag additional items into and set</w:t>
      </w:r>
      <w:r w:rsidR="00FE6AF9">
        <w:rPr>
          <w:lang w:val="en-GB" w:eastAsia="sv-SE"/>
        </w:rPr>
        <w:t xml:space="preserve"> who can see them:</w:t>
      </w:r>
      <w:r w:rsidR="00FE6AF9">
        <w:rPr>
          <w:lang w:val="en-GB" w:eastAsia="sv-SE"/>
        </w:rPr>
        <w:br/>
      </w:r>
      <w:r w:rsidR="00FE6AF9">
        <w:rPr>
          <w:noProof/>
          <w:lang w:val="en-GB" w:eastAsia="sv-SE"/>
        </w:rPr>
        <w:drawing>
          <wp:inline distT="0" distB="0" distL="0" distR="0" wp14:anchorId="678850FE" wp14:editId="1F7510EE">
            <wp:extent cx="4848225" cy="22955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ontent-area-personalized-group.gif"/>
                    <pic:cNvPicPr/>
                  </pic:nvPicPr>
                  <pic:blipFill>
                    <a:blip r:embed="rId60">
                      <a:extLst>
                        <a:ext uri="{28A0092B-C50C-407E-A947-70E740481C1C}">
                          <a14:useLocalDpi xmlns:a14="http://schemas.microsoft.com/office/drawing/2010/main" val="0"/>
                        </a:ext>
                      </a:extLst>
                    </a:blip>
                    <a:stretch>
                      <a:fillRect/>
                    </a:stretch>
                  </pic:blipFill>
                  <pic:spPr>
                    <a:xfrm>
                      <a:off x="0" y="0"/>
                      <a:ext cx="4848225" cy="2295525"/>
                    </a:xfrm>
                    <a:prstGeom prst="rect">
                      <a:avLst/>
                    </a:prstGeom>
                  </pic:spPr>
                </pic:pic>
              </a:graphicData>
            </a:graphic>
          </wp:inline>
        </w:drawing>
      </w:r>
    </w:p>
    <w:p w14:paraId="79E9CADA" w14:textId="6B894315" w:rsidR="009B3E46" w:rsidRDefault="009B3E46" w:rsidP="009B3E46">
      <w:pPr>
        <w:rPr>
          <w:lang w:val="en-GB" w:eastAsia="sv-SE"/>
        </w:rPr>
      </w:pPr>
      <w:r>
        <w:rPr>
          <w:b/>
          <w:lang w:val="en-GB" w:eastAsia="sv-SE"/>
        </w:rPr>
        <w:t>Remarks:</w:t>
      </w:r>
      <w:r>
        <w:rPr>
          <w:lang w:val="en-GB" w:eastAsia="sv-SE"/>
        </w:rPr>
        <w:t xml:space="preserve"> </w:t>
      </w:r>
      <w:r w:rsidR="00876494">
        <w:rPr>
          <w:lang w:val="en-GB" w:eastAsia="sv-SE"/>
        </w:rPr>
        <w:t xml:space="preserve">Each item dropped into a </w:t>
      </w:r>
      <w:r w:rsidR="00631976">
        <w:rPr>
          <w:b/>
          <w:lang w:val="en-GB" w:eastAsia="sv-SE"/>
        </w:rPr>
        <w:t>Personalized Group</w:t>
      </w:r>
      <w:r w:rsidR="00876494">
        <w:rPr>
          <w:lang w:val="en-GB" w:eastAsia="sv-SE"/>
        </w:rPr>
        <w:t xml:space="preserve"> can have unique </w:t>
      </w:r>
      <w:r w:rsidR="003B2B50">
        <w:rPr>
          <w:lang w:val="en-GB" w:eastAsia="sv-SE"/>
        </w:rPr>
        <w:t>personalization settings, this includes media types (with a view template) and partial pages</w:t>
      </w:r>
      <w:r w:rsidR="00D3597F">
        <w:rPr>
          <w:lang w:val="en-GB" w:eastAsia="sv-SE"/>
        </w:rPr>
        <w:t xml:space="preserve">. You can also drag </w:t>
      </w:r>
      <w:r w:rsidR="007B2DF0">
        <w:rPr>
          <w:lang w:val="en-GB" w:eastAsia="sv-SE"/>
        </w:rPr>
        <w:t>and drop content outside the</w:t>
      </w:r>
      <w:r w:rsidR="00F656CE">
        <w:rPr>
          <w:lang w:val="en-GB" w:eastAsia="sv-SE"/>
        </w:rPr>
        <w:t xml:space="preserve"> personalization group.</w:t>
      </w:r>
    </w:p>
    <w:p w14:paraId="0BDF5E30" w14:textId="3DB6F7CB" w:rsidR="00EE2624" w:rsidRDefault="00EE2624" w:rsidP="008C604E">
      <w:pPr>
        <w:pStyle w:val="ListParagraph"/>
        <w:numPr>
          <w:ilvl w:val="0"/>
          <w:numId w:val="17"/>
        </w:numPr>
        <w:rPr>
          <w:lang w:val="en-GB" w:eastAsia="sv-SE"/>
        </w:rPr>
      </w:pPr>
      <w:r>
        <w:rPr>
          <w:lang w:val="en-GB" w:eastAsia="sv-SE"/>
        </w:rPr>
        <w:t xml:space="preserve">Either </w:t>
      </w:r>
      <w:r w:rsidR="00D02042">
        <w:rPr>
          <w:lang w:val="en-GB" w:eastAsia="sv-SE"/>
        </w:rPr>
        <w:t xml:space="preserve">publish or revert the changes, whichever you </w:t>
      </w:r>
      <w:r w:rsidR="00AF28EB">
        <w:rPr>
          <w:lang w:val="en-GB" w:eastAsia="sv-SE"/>
        </w:rPr>
        <w:t>prefer.</w:t>
      </w:r>
    </w:p>
    <w:p w14:paraId="2F4CEB62" w14:textId="38E15A42" w:rsidR="00AC119C" w:rsidRDefault="00AC119C" w:rsidP="00AC119C">
      <w:pPr>
        <w:pStyle w:val="Heading2"/>
        <w:rPr>
          <w:lang w:val="en-GB" w:eastAsia="sv-SE"/>
        </w:rPr>
      </w:pPr>
      <w:bookmarkStart w:id="28" w:name="_Toc9339001"/>
      <w:r>
        <w:rPr>
          <w:lang w:val="en-GB" w:eastAsia="sv-SE"/>
        </w:rPr>
        <w:t>A</w:t>
      </w:r>
      <w:r w:rsidR="00094D20">
        <w:rPr>
          <w:lang w:val="en-GB" w:eastAsia="sv-SE"/>
        </w:rPr>
        <w:t>dding Geographic Visitor Group Criteria</w:t>
      </w:r>
      <w:bookmarkEnd w:id="28"/>
    </w:p>
    <w:p w14:paraId="38507AE8" w14:textId="2EFB516F" w:rsidR="00094D20" w:rsidRDefault="00094D20" w:rsidP="00094D20">
      <w:pPr>
        <w:rPr>
          <w:lang w:val="en-GB" w:eastAsia="sv-SE"/>
        </w:rPr>
      </w:pPr>
      <w:r>
        <w:rPr>
          <w:lang w:val="en-GB" w:eastAsia="sv-SE"/>
        </w:rPr>
        <w:t>Visitor group criteria is extensible and one of the easiest ways to do that is by downloading</w:t>
      </w:r>
      <w:r w:rsidR="00864074">
        <w:rPr>
          <w:lang w:val="en-GB" w:eastAsia="sv-SE"/>
        </w:rPr>
        <w:t xml:space="preserve"> NuGet package</w:t>
      </w:r>
      <w:r>
        <w:rPr>
          <w:lang w:val="en-GB" w:eastAsia="sv-SE"/>
        </w:rPr>
        <w:t xml:space="preserve"> </w:t>
      </w:r>
      <w:r w:rsidR="00864074">
        <w:rPr>
          <w:lang w:val="en-GB" w:eastAsia="sv-SE"/>
        </w:rPr>
        <w:t xml:space="preserve">add-ons. In the following steps you’ll download </w:t>
      </w:r>
      <w:r w:rsidR="00191726">
        <w:rPr>
          <w:lang w:val="en-GB" w:eastAsia="sv-SE"/>
        </w:rPr>
        <w:t xml:space="preserve">one that supports </w:t>
      </w:r>
      <w:r w:rsidR="00F831FF">
        <w:rPr>
          <w:lang w:val="en-GB" w:eastAsia="sv-SE"/>
        </w:rPr>
        <w:t>grouping be geographic information.</w:t>
      </w:r>
    </w:p>
    <w:p w14:paraId="7A6FD4B4" w14:textId="2E141EC1" w:rsidR="005E2ADE" w:rsidRDefault="005E2ADE" w:rsidP="008C604E">
      <w:pPr>
        <w:pStyle w:val="ListParagraph"/>
        <w:numPr>
          <w:ilvl w:val="0"/>
          <w:numId w:val="18"/>
        </w:numPr>
        <w:rPr>
          <w:lang w:val="en-GB" w:eastAsia="sv-SE"/>
        </w:rPr>
      </w:pPr>
      <w:r>
        <w:rPr>
          <w:lang w:val="en-GB" w:eastAsia="sv-SE"/>
        </w:rPr>
        <w:t>In Visual Studio</w:t>
      </w:r>
      <w:r w:rsidR="00EF55E5">
        <w:rPr>
          <w:lang w:val="en-GB" w:eastAsia="sv-SE"/>
        </w:rPr>
        <w:t xml:space="preserve">’s Solution Explorer, right-click the project and select </w:t>
      </w:r>
      <w:r w:rsidR="00EF55E5">
        <w:rPr>
          <w:b/>
          <w:lang w:val="en-GB" w:eastAsia="sv-SE"/>
        </w:rPr>
        <w:t xml:space="preserve">Manage NuGet </w:t>
      </w:r>
      <w:r w:rsidR="00580CE6">
        <w:rPr>
          <w:b/>
          <w:lang w:val="en-GB" w:eastAsia="sv-SE"/>
        </w:rPr>
        <w:t>Packages…</w:t>
      </w:r>
      <w:r w:rsidR="00580CE6">
        <w:rPr>
          <w:lang w:val="en-GB" w:eastAsia="sv-SE"/>
        </w:rPr>
        <w:t xml:space="preserve"> from the menu.</w:t>
      </w:r>
    </w:p>
    <w:p w14:paraId="54ECACB3" w14:textId="019E8B4C" w:rsidR="008B449B" w:rsidRDefault="008B449B" w:rsidP="008C604E">
      <w:pPr>
        <w:pStyle w:val="ListParagraph"/>
        <w:numPr>
          <w:ilvl w:val="0"/>
          <w:numId w:val="18"/>
        </w:numPr>
        <w:rPr>
          <w:lang w:val="en-GB" w:eastAsia="sv-SE"/>
        </w:rPr>
      </w:pPr>
      <w:r>
        <w:rPr>
          <w:lang w:val="en-GB" w:eastAsia="sv-SE"/>
        </w:rPr>
        <w:t xml:space="preserve">Make sure the </w:t>
      </w:r>
      <w:r>
        <w:rPr>
          <w:b/>
          <w:lang w:val="en-GB" w:eastAsia="sv-SE"/>
        </w:rPr>
        <w:t>Package source</w:t>
      </w:r>
      <w:r>
        <w:rPr>
          <w:lang w:val="en-GB" w:eastAsia="sv-SE"/>
        </w:rPr>
        <w:t xml:space="preserve"> is set to either </w:t>
      </w:r>
      <w:r>
        <w:rPr>
          <w:b/>
          <w:lang w:val="en-GB" w:eastAsia="sv-SE"/>
        </w:rPr>
        <w:t>All</w:t>
      </w:r>
      <w:r>
        <w:rPr>
          <w:lang w:val="en-GB" w:eastAsia="sv-SE"/>
        </w:rPr>
        <w:t xml:space="preserve"> or </w:t>
      </w:r>
      <w:r w:rsidR="00996DDF">
        <w:rPr>
          <w:b/>
          <w:lang w:val="en-GB" w:eastAsia="sv-SE"/>
        </w:rPr>
        <w:t>Episerver NuGets</w:t>
      </w:r>
      <w:r w:rsidR="008C6F65">
        <w:rPr>
          <w:b/>
          <w:lang w:val="en-GB" w:eastAsia="sv-SE"/>
        </w:rPr>
        <w:t xml:space="preserve"> </w:t>
      </w:r>
      <w:r w:rsidR="008C6F65">
        <w:rPr>
          <w:lang w:val="en-GB" w:eastAsia="sv-SE"/>
        </w:rPr>
        <w:t xml:space="preserve">and type </w:t>
      </w:r>
      <w:proofErr w:type="gramStart"/>
      <w:r w:rsidR="008C6F65">
        <w:rPr>
          <w:b/>
          <w:lang w:val="en-GB" w:eastAsia="sv-SE"/>
        </w:rPr>
        <w:t>episerver.personalization</w:t>
      </w:r>
      <w:proofErr w:type="gramEnd"/>
      <w:r w:rsidR="008C6F65">
        <w:rPr>
          <w:lang w:val="en-GB" w:eastAsia="sv-SE"/>
        </w:rPr>
        <w:t xml:space="preserve"> in the </w:t>
      </w:r>
      <w:r w:rsidR="008C6F65">
        <w:rPr>
          <w:b/>
          <w:lang w:val="en-GB" w:eastAsia="sv-SE"/>
        </w:rPr>
        <w:t>search</w:t>
      </w:r>
      <w:r w:rsidR="008C6F65">
        <w:rPr>
          <w:lang w:val="en-GB" w:eastAsia="sv-SE"/>
        </w:rPr>
        <w:t xml:space="preserve"> field of the </w:t>
      </w:r>
      <w:r w:rsidR="008C6F65">
        <w:rPr>
          <w:b/>
          <w:lang w:val="en-GB" w:eastAsia="sv-SE"/>
        </w:rPr>
        <w:t>Browse</w:t>
      </w:r>
      <w:r w:rsidR="008C6F65">
        <w:rPr>
          <w:lang w:val="en-GB" w:eastAsia="sv-SE"/>
        </w:rPr>
        <w:t xml:space="preserve"> tab</w:t>
      </w:r>
      <w:r w:rsidR="00D92CE3">
        <w:rPr>
          <w:lang w:val="en-GB" w:eastAsia="sv-SE"/>
        </w:rPr>
        <w:t>.</w:t>
      </w:r>
    </w:p>
    <w:p w14:paraId="3A529D34" w14:textId="6A778717" w:rsidR="00B90C68" w:rsidRPr="000D5F47" w:rsidRDefault="00812187" w:rsidP="008C604E">
      <w:pPr>
        <w:pStyle w:val="ListParagraph"/>
        <w:numPr>
          <w:ilvl w:val="0"/>
          <w:numId w:val="18"/>
        </w:numPr>
        <w:rPr>
          <w:lang w:val="en-GB" w:eastAsia="sv-SE"/>
        </w:rPr>
      </w:pPr>
      <w:r>
        <w:rPr>
          <w:lang w:val="en-GB" w:eastAsia="sv-SE"/>
        </w:rPr>
        <w:t xml:space="preserve">Select the </w:t>
      </w:r>
      <w:proofErr w:type="gramStart"/>
      <w:r>
        <w:rPr>
          <w:b/>
          <w:lang w:val="en-GB" w:eastAsia="sv-SE"/>
        </w:rPr>
        <w:t>EPiServer.Personalization.</w:t>
      </w:r>
      <w:r w:rsidRPr="00A832E7">
        <w:rPr>
          <w:b/>
          <w:lang w:val="en-GB" w:eastAsia="sv-SE"/>
        </w:rPr>
        <w:t>MaxMindGe</w:t>
      </w:r>
      <w:r w:rsidR="00A832E7" w:rsidRPr="00A832E7">
        <w:rPr>
          <w:b/>
          <w:lang w:val="en-GB" w:eastAsia="sv-SE"/>
        </w:rPr>
        <w:t>olocation</w:t>
      </w:r>
      <w:proofErr w:type="gramEnd"/>
      <w:r w:rsidR="00A832E7">
        <w:rPr>
          <w:lang w:val="en-GB" w:eastAsia="sv-SE"/>
        </w:rPr>
        <w:t xml:space="preserve"> package and c</w:t>
      </w:r>
      <w:r w:rsidR="00B90C68" w:rsidRPr="00A832E7">
        <w:rPr>
          <w:lang w:val="en-GB" w:eastAsia="sv-SE"/>
        </w:rPr>
        <w:t>lick</w:t>
      </w:r>
      <w:r w:rsidR="00B90C68">
        <w:rPr>
          <w:lang w:val="en-GB" w:eastAsia="sv-SE"/>
        </w:rPr>
        <w:t xml:space="preserve"> the </w:t>
      </w:r>
      <w:r w:rsidR="00B90C68">
        <w:rPr>
          <w:b/>
          <w:lang w:val="en-GB" w:eastAsia="sv-SE"/>
        </w:rPr>
        <w:t>Install</w:t>
      </w:r>
      <w:r w:rsidR="00B90C68">
        <w:t xml:space="preserve"> button to install the package and whatever dependencies it requires.</w:t>
      </w:r>
    </w:p>
    <w:p w14:paraId="5CD03F34" w14:textId="27A44623" w:rsidR="000D5F47" w:rsidRDefault="000D5F47" w:rsidP="000D5F47">
      <w:pPr>
        <w:rPr>
          <w:lang w:val="en-GB" w:eastAsia="sv-SE"/>
        </w:rPr>
      </w:pPr>
      <w:r>
        <w:rPr>
          <w:b/>
          <w:lang w:val="en-GB" w:eastAsia="sv-SE"/>
        </w:rPr>
        <w:t>Remarks:</w:t>
      </w:r>
      <w:r>
        <w:rPr>
          <w:lang w:val="en-GB" w:eastAsia="sv-SE"/>
        </w:rPr>
        <w:t xml:space="preserve"> </w:t>
      </w:r>
      <w:r w:rsidR="00812187">
        <w:rPr>
          <w:lang w:val="en-GB" w:eastAsia="sv-SE"/>
        </w:rPr>
        <w:t xml:space="preserve">The </w:t>
      </w:r>
      <w:r w:rsidR="00B80CA5">
        <w:rPr>
          <w:lang w:val="en-GB" w:eastAsia="sv-SE"/>
        </w:rPr>
        <w:t xml:space="preserve">package installs assemblies with classes for accessing </w:t>
      </w:r>
      <w:r w:rsidR="000D4F97">
        <w:rPr>
          <w:lang w:val="en-GB" w:eastAsia="sv-SE"/>
        </w:rPr>
        <w:t xml:space="preserve">a database named </w:t>
      </w:r>
      <w:r w:rsidR="000D4F97">
        <w:rPr>
          <w:b/>
          <w:lang w:val="en-GB" w:eastAsia="sv-SE"/>
        </w:rPr>
        <w:t>GeoLite2-City</w:t>
      </w:r>
      <w:r w:rsidR="007809FD">
        <w:rPr>
          <w:lang w:val="en-GB" w:eastAsia="sv-SE"/>
        </w:rPr>
        <w:t xml:space="preserve"> that is provided and maintained by MaxMind. The database and a supporting CSV file are not included in the package and must be download</w:t>
      </w:r>
      <w:r w:rsidR="00590A4A">
        <w:rPr>
          <w:lang w:val="en-GB" w:eastAsia="sv-SE"/>
        </w:rPr>
        <w:t>ed separately.</w:t>
      </w:r>
    </w:p>
    <w:p w14:paraId="642377CB" w14:textId="571D92A7" w:rsidR="00590A4A" w:rsidRPr="00E352D9" w:rsidRDefault="00590A4A" w:rsidP="008C604E">
      <w:pPr>
        <w:pStyle w:val="ListParagraph"/>
        <w:numPr>
          <w:ilvl w:val="0"/>
          <w:numId w:val="18"/>
        </w:numPr>
        <w:rPr>
          <w:lang w:val="en-GB" w:eastAsia="sv-SE"/>
        </w:rPr>
      </w:pPr>
      <w:r>
        <w:rPr>
          <w:lang w:val="en-GB" w:eastAsia="sv-SE"/>
        </w:rPr>
        <w:lastRenderedPageBreak/>
        <w:t xml:space="preserve">To get the database and necessary </w:t>
      </w:r>
      <w:r w:rsidR="00EA0455">
        <w:rPr>
          <w:lang w:val="en-GB" w:eastAsia="sv-SE"/>
        </w:rPr>
        <w:t xml:space="preserve">CSV file, </w:t>
      </w:r>
      <w:r w:rsidR="00EA0455">
        <w:t xml:space="preserve">navigate to </w:t>
      </w:r>
      <w:hyperlink r:id="rId61" w:history="1">
        <w:r w:rsidR="00EA0455" w:rsidRPr="00A350F6">
          <w:rPr>
            <w:rStyle w:val="Hyperlink"/>
            <w:rFonts w:ascii="Consolas" w:hAnsi="Consolas"/>
            <w:sz w:val="16"/>
          </w:rPr>
          <w:t>https://dev.maxmind.com/geoip/geoip2/geolite2/</w:t>
        </w:r>
      </w:hyperlink>
      <w:r w:rsidR="00EA0455" w:rsidRPr="00487642">
        <w:t xml:space="preserve"> and </w:t>
      </w:r>
      <w:r w:rsidR="00EA0455">
        <w:t>download the</w:t>
      </w:r>
      <w:r w:rsidR="00D13D66">
        <w:t xml:space="preserve"> GeoLite2</w:t>
      </w:r>
      <w:r w:rsidR="003C4650">
        <w:t xml:space="preserve"> City</w:t>
      </w:r>
      <w:r w:rsidR="00EA0455">
        <w:t xml:space="preserve"> </w:t>
      </w:r>
      <w:r w:rsidR="00EA0455" w:rsidRPr="00512386">
        <w:t>MaxMind DB and Locations CSV files</w:t>
      </w:r>
      <w:r w:rsidR="003C4650">
        <w:t>.</w:t>
      </w:r>
    </w:p>
    <w:p w14:paraId="248FF167" w14:textId="7F10FC1B" w:rsidR="00E352D9" w:rsidRDefault="00E352D9" w:rsidP="008C604E">
      <w:pPr>
        <w:pStyle w:val="ListParagraph"/>
        <w:numPr>
          <w:ilvl w:val="0"/>
          <w:numId w:val="18"/>
        </w:numPr>
        <w:rPr>
          <w:lang w:val="en-GB" w:eastAsia="sv-SE"/>
        </w:rPr>
      </w:pPr>
      <w:r>
        <w:rPr>
          <w:lang w:val="en-GB" w:eastAsia="sv-SE"/>
        </w:rPr>
        <w:t xml:space="preserve">Extract the zipped files and then drag the </w:t>
      </w:r>
      <w:r>
        <w:rPr>
          <w:b/>
          <w:lang w:val="en-GB" w:eastAsia="sv-SE"/>
        </w:rPr>
        <w:t>GeoLi</w:t>
      </w:r>
      <w:r w:rsidR="00070B37">
        <w:rPr>
          <w:b/>
          <w:lang w:val="en-GB" w:eastAsia="sv-SE"/>
        </w:rPr>
        <w:t>te</w:t>
      </w:r>
      <w:r>
        <w:rPr>
          <w:b/>
          <w:lang w:val="en-GB" w:eastAsia="sv-SE"/>
        </w:rPr>
        <w:t>2-City.mmdb</w:t>
      </w:r>
      <w:r>
        <w:rPr>
          <w:lang w:val="en-GB" w:eastAsia="sv-SE"/>
        </w:rPr>
        <w:t xml:space="preserve"> and </w:t>
      </w:r>
      <w:r>
        <w:rPr>
          <w:b/>
          <w:lang w:val="en-GB" w:eastAsia="sv-SE"/>
        </w:rPr>
        <w:t>GeoLite</w:t>
      </w:r>
      <w:r w:rsidR="00226463">
        <w:rPr>
          <w:b/>
          <w:lang w:val="en-GB" w:eastAsia="sv-SE"/>
        </w:rPr>
        <w:t>2-City-Locations-en.csv</w:t>
      </w:r>
      <w:r w:rsidR="00226463">
        <w:rPr>
          <w:lang w:val="en-GB" w:eastAsia="sv-SE"/>
        </w:rPr>
        <w:t xml:space="preserve"> files and drop them onto the </w:t>
      </w:r>
      <w:r w:rsidR="00226463">
        <w:rPr>
          <w:b/>
          <w:lang w:val="en-GB" w:eastAsia="sv-SE"/>
        </w:rPr>
        <w:t>App_Data</w:t>
      </w:r>
      <w:r w:rsidR="00226463">
        <w:rPr>
          <w:lang w:val="en-GB" w:eastAsia="sv-SE"/>
        </w:rPr>
        <w:t xml:space="preserve"> folder in Visual Studio’s Solution Explorer so they are copied and include with the </w:t>
      </w:r>
      <w:r w:rsidR="00070B37">
        <w:rPr>
          <w:lang w:val="en-GB" w:eastAsia="sv-SE"/>
        </w:rPr>
        <w:t>project</w:t>
      </w:r>
      <w:r w:rsidR="00AA06C2">
        <w:rPr>
          <w:lang w:val="en-GB" w:eastAsia="sv-SE"/>
        </w:rPr>
        <w:t>:</w:t>
      </w:r>
      <w:r w:rsidR="00AA06C2">
        <w:rPr>
          <w:lang w:val="en-GB" w:eastAsia="sv-SE"/>
        </w:rPr>
        <w:br/>
      </w:r>
      <w:r w:rsidR="00AA06C2">
        <w:rPr>
          <w:noProof/>
          <w:lang w:val="en-GB" w:eastAsia="sv-SE"/>
        </w:rPr>
        <w:drawing>
          <wp:inline distT="0" distB="0" distL="0" distR="0" wp14:anchorId="36B02B38" wp14:editId="7FDBB44C">
            <wp:extent cx="2114550" cy="15716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olution-explorer-app-data-folder.gif"/>
                    <pic:cNvPicPr/>
                  </pic:nvPicPr>
                  <pic:blipFill>
                    <a:blip r:embed="rId62">
                      <a:extLst>
                        <a:ext uri="{28A0092B-C50C-407E-A947-70E740481C1C}">
                          <a14:useLocalDpi xmlns:a14="http://schemas.microsoft.com/office/drawing/2010/main" val="0"/>
                        </a:ext>
                      </a:extLst>
                    </a:blip>
                    <a:stretch>
                      <a:fillRect/>
                    </a:stretch>
                  </pic:blipFill>
                  <pic:spPr>
                    <a:xfrm>
                      <a:off x="0" y="0"/>
                      <a:ext cx="2114550" cy="1571625"/>
                    </a:xfrm>
                    <a:prstGeom prst="rect">
                      <a:avLst/>
                    </a:prstGeom>
                  </pic:spPr>
                </pic:pic>
              </a:graphicData>
            </a:graphic>
          </wp:inline>
        </w:drawing>
      </w:r>
    </w:p>
    <w:p w14:paraId="49A491B7" w14:textId="647513BA" w:rsidR="00CF3647" w:rsidRDefault="00CF3647" w:rsidP="00CF3647">
      <w:pPr>
        <w:rPr>
          <w:lang w:val="en-GB" w:eastAsia="sv-SE"/>
        </w:rPr>
      </w:pPr>
      <w:r>
        <w:rPr>
          <w:b/>
          <w:lang w:val="en-GB" w:eastAsia="sv-SE"/>
        </w:rPr>
        <w:t>Remarks:</w:t>
      </w:r>
      <w:r>
        <w:rPr>
          <w:lang w:val="en-GB" w:eastAsia="sv-SE"/>
        </w:rPr>
        <w:t xml:space="preserve"> You may notice there was already a file in </w:t>
      </w:r>
      <w:r>
        <w:rPr>
          <w:b/>
          <w:lang w:val="en-GB" w:eastAsia="sv-SE"/>
        </w:rPr>
        <w:t>App_Data</w:t>
      </w:r>
      <w:r>
        <w:rPr>
          <w:lang w:val="en-GB" w:eastAsia="sv-SE"/>
        </w:rPr>
        <w:t xml:space="preserve"> named </w:t>
      </w:r>
      <w:r>
        <w:rPr>
          <w:b/>
          <w:lang w:val="en-GB" w:eastAsia="sv-SE"/>
        </w:rPr>
        <w:t>GeoLiteCity.dat</w:t>
      </w:r>
      <w:r>
        <w:rPr>
          <w:lang w:val="en-GB" w:eastAsia="sv-SE"/>
        </w:rPr>
        <w:t xml:space="preserve">. </w:t>
      </w:r>
      <w:r w:rsidR="009D5DEE">
        <w:rPr>
          <w:lang w:val="en-GB" w:eastAsia="sv-SE"/>
        </w:rPr>
        <w:t>P</w:t>
      </w:r>
      <w:r>
        <w:rPr>
          <w:lang w:val="en-GB" w:eastAsia="sv-SE"/>
        </w:rPr>
        <w:t xml:space="preserve">revious versions of CMS </w:t>
      </w:r>
      <w:r w:rsidR="0063608B">
        <w:rPr>
          <w:lang w:val="en-GB" w:eastAsia="sv-SE"/>
        </w:rPr>
        <w:t>included built-in support for MaxMind’s GeoLite database</w:t>
      </w:r>
      <w:r w:rsidR="00EC28A1">
        <w:rPr>
          <w:lang w:val="en-GB" w:eastAsia="sv-SE"/>
        </w:rPr>
        <w:t>. That database is no longer supported but is still include for backwards compatibility</w:t>
      </w:r>
      <w:r w:rsidR="009D5DEE">
        <w:rPr>
          <w:lang w:val="en-GB" w:eastAsia="sv-SE"/>
        </w:rPr>
        <w:t>.</w:t>
      </w:r>
      <w:r w:rsidR="00EC28A1">
        <w:rPr>
          <w:lang w:val="en-GB" w:eastAsia="sv-SE"/>
        </w:rPr>
        <w:t xml:space="preserve"> </w:t>
      </w:r>
      <w:r w:rsidR="00AF4F1C">
        <w:rPr>
          <w:lang w:val="en-GB" w:eastAsia="sv-SE"/>
        </w:rPr>
        <w:t>T</w:t>
      </w:r>
      <w:r w:rsidR="00EC28A1">
        <w:rPr>
          <w:lang w:val="en-GB" w:eastAsia="sv-SE"/>
        </w:rPr>
        <w:t xml:space="preserve">he </w:t>
      </w:r>
      <w:r w:rsidR="005C238A">
        <w:rPr>
          <w:lang w:val="en-GB" w:eastAsia="sv-SE"/>
        </w:rPr>
        <w:t xml:space="preserve">new database, GeoLite2, is accessed with </w:t>
      </w:r>
      <w:r w:rsidR="00746240">
        <w:rPr>
          <w:lang w:val="en-GB" w:eastAsia="sv-SE"/>
        </w:rPr>
        <w:t xml:space="preserve">classes that come from the </w:t>
      </w:r>
      <w:r w:rsidR="00CA7508">
        <w:rPr>
          <w:lang w:val="en-GB" w:eastAsia="sv-SE"/>
        </w:rPr>
        <w:t>NuGet</w:t>
      </w:r>
      <w:r w:rsidR="00746240">
        <w:rPr>
          <w:lang w:val="en-GB" w:eastAsia="sv-SE"/>
        </w:rPr>
        <w:t xml:space="preserve"> package </w:t>
      </w:r>
      <w:r w:rsidR="00CD26E1">
        <w:rPr>
          <w:lang w:val="en-GB" w:eastAsia="sv-SE"/>
        </w:rPr>
        <w:t>installed in the previous steps.</w:t>
      </w:r>
    </w:p>
    <w:p w14:paraId="49A3BA96" w14:textId="02DF3D89" w:rsidR="00FF7686" w:rsidRDefault="00FF7686" w:rsidP="002871AB">
      <w:pPr>
        <w:pStyle w:val="ListParagraph"/>
        <w:numPr>
          <w:ilvl w:val="0"/>
          <w:numId w:val="18"/>
        </w:numPr>
        <w:spacing w:after="120" w:line="240" w:lineRule="auto"/>
        <w:contextualSpacing w:val="0"/>
      </w:pPr>
      <w:r>
        <w:t xml:space="preserve">Open </w:t>
      </w:r>
      <w:proofErr w:type="spellStart"/>
      <w:r w:rsidRPr="00095144">
        <w:rPr>
          <w:b/>
        </w:rPr>
        <w:t>Web.config</w:t>
      </w:r>
      <w:proofErr w:type="spellEnd"/>
      <w:r>
        <w:t xml:space="preserve">, add a </w:t>
      </w:r>
      <w:r>
        <w:rPr>
          <w:rFonts w:ascii="Consolas" w:hAnsi="Consolas" w:cs="Consolas"/>
          <w:color w:val="0000FF"/>
          <w:sz w:val="19"/>
          <w:szCs w:val="19"/>
          <w:lang w:val="en-GB"/>
        </w:rPr>
        <w:t>&lt;</w:t>
      </w:r>
      <w:r>
        <w:rPr>
          <w:rFonts w:ascii="Consolas" w:hAnsi="Consolas" w:cs="Consolas"/>
          <w:color w:val="A31515"/>
          <w:sz w:val="19"/>
          <w:szCs w:val="19"/>
          <w:lang w:val="en-GB"/>
        </w:rPr>
        <w:t>geolocation</w:t>
      </w:r>
      <w:r>
        <w:rPr>
          <w:rFonts w:ascii="Consolas" w:hAnsi="Consolas" w:cs="Consolas"/>
          <w:color w:val="0000FF"/>
          <w:sz w:val="19"/>
          <w:szCs w:val="19"/>
          <w:lang w:val="en-GB"/>
        </w:rPr>
        <w:t>&gt;</w:t>
      </w:r>
      <w:r>
        <w:t xml:space="preserve"> element inside the </w:t>
      </w:r>
      <w:r>
        <w:rPr>
          <w:rFonts w:ascii="Consolas" w:hAnsi="Consolas" w:cs="Consolas"/>
          <w:color w:val="0000FF"/>
          <w:sz w:val="19"/>
          <w:szCs w:val="19"/>
          <w:lang w:val="en-GB"/>
        </w:rPr>
        <w:t>&lt;</w:t>
      </w:r>
      <w:proofErr w:type="spellStart"/>
      <w:proofErr w:type="gramStart"/>
      <w:r>
        <w:rPr>
          <w:rFonts w:ascii="Consolas" w:hAnsi="Consolas" w:cs="Consolas"/>
          <w:color w:val="A31515"/>
          <w:sz w:val="19"/>
          <w:szCs w:val="19"/>
          <w:lang w:val="en-GB"/>
        </w:rPr>
        <w:t>episerver.framework</w:t>
      </w:r>
      <w:proofErr w:type="spellEnd"/>
      <w:proofErr w:type="gramEnd"/>
      <w:r>
        <w:rPr>
          <w:rFonts w:ascii="Consolas" w:hAnsi="Consolas" w:cs="Consolas"/>
          <w:color w:val="0000FF"/>
          <w:sz w:val="19"/>
          <w:szCs w:val="19"/>
          <w:lang w:val="en-GB"/>
        </w:rPr>
        <w:t>&gt;</w:t>
      </w:r>
      <w:r>
        <w:t xml:space="preserve"> element, as shown in the following markup, and save changes:</w:t>
      </w:r>
    </w:p>
    <w:p w14:paraId="2DD5D616" w14:textId="77777777" w:rsidR="00FF7686" w:rsidRDefault="00FF7686" w:rsidP="00ED7307">
      <w:pPr>
        <w:autoSpaceDE w:val="0"/>
        <w:autoSpaceDN w:val="0"/>
        <w:adjustRightInd w:val="0"/>
        <w:spacing w:after="0"/>
        <w:rPr>
          <w:rFonts w:ascii="Consolas" w:hAnsi="Consolas" w:cs="Consolas"/>
          <w:color w:val="000000"/>
          <w:sz w:val="19"/>
          <w:szCs w:val="19"/>
          <w:lang w:val="en-GB"/>
        </w:rPr>
      </w:pPr>
      <w:r>
        <w:rPr>
          <w:rFonts w:ascii="Consolas" w:hAnsi="Consolas" w:cs="Consolas"/>
          <w:color w:val="0000FF"/>
          <w:sz w:val="19"/>
          <w:szCs w:val="19"/>
          <w:lang w:val="en-GB"/>
        </w:rPr>
        <w:t xml:space="preserve">  &lt;</w:t>
      </w:r>
      <w:r>
        <w:rPr>
          <w:rFonts w:ascii="Consolas" w:hAnsi="Consolas" w:cs="Consolas"/>
          <w:color w:val="A31515"/>
          <w:sz w:val="19"/>
          <w:szCs w:val="19"/>
          <w:lang w:val="en-GB"/>
        </w:rPr>
        <w:t>geolocation</w:t>
      </w:r>
      <w:r>
        <w:rPr>
          <w:rFonts w:ascii="Consolas" w:hAnsi="Consolas" w:cs="Consolas"/>
          <w:color w:val="0000FF"/>
          <w:sz w:val="19"/>
          <w:szCs w:val="19"/>
          <w:lang w:val="en-GB"/>
        </w:rPr>
        <w:t xml:space="preserve"> </w:t>
      </w:r>
      <w:proofErr w:type="spellStart"/>
      <w:r>
        <w:rPr>
          <w:rFonts w:ascii="Consolas" w:hAnsi="Consolas" w:cs="Consolas"/>
          <w:color w:val="FF0000"/>
          <w:sz w:val="19"/>
          <w:szCs w:val="19"/>
          <w:lang w:val="en-GB"/>
        </w:rPr>
        <w:t>defaultProvider</w:t>
      </w:r>
      <w:proofErr w:type="spellEnd"/>
      <w:r>
        <w:rPr>
          <w:rFonts w:ascii="Consolas" w:hAnsi="Consolas" w:cs="Consolas"/>
          <w:color w:val="0000FF"/>
          <w:sz w:val="19"/>
          <w:szCs w:val="19"/>
          <w:lang w:val="en-GB"/>
        </w:rPr>
        <w:t>=</w:t>
      </w:r>
      <w:r>
        <w:rPr>
          <w:rFonts w:ascii="Consolas" w:hAnsi="Consolas" w:cs="Consolas"/>
          <w:color w:val="000000"/>
          <w:sz w:val="19"/>
          <w:szCs w:val="19"/>
          <w:lang w:val="en-GB"/>
        </w:rPr>
        <w:t>"</w:t>
      </w:r>
      <w:r>
        <w:rPr>
          <w:rFonts w:ascii="Consolas" w:hAnsi="Consolas" w:cs="Consolas"/>
          <w:color w:val="0000FF"/>
          <w:sz w:val="19"/>
          <w:szCs w:val="19"/>
          <w:lang w:val="en-GB"/>
        </w:rPr>
        <w:t>maxmind2</w:t>
      </w:r>
      <w:r>
        <w:rPr>
          <w:rFonts w:ascii="Consolas" w:hAnsi="Consolas" w:cs="Consolas"/>
          <w:color w:val="000000"/>
          <w:sz w:val="19"/>
          <w:szCs w:val="19"/>
          <w:lang w:val="en-GB"/>
        </w:rPr>
        <w:t>"</w:t>
      </w:r>
      <w:r>
        <w:rPr>
          <w:rFonts w:ascii="Consolas" w:hAnsi="Consolas" w:cs="Consolas"/>
          <w:color w:val="0000FF"/>
          <w:sz w:val="19"/>
          <w:szCs w:val="19"/>
          <w:lang w:val="en-GB"/>
        </w:rPr>
        <w:t>&gt;</w:t>
      </w:r>
    </w:p>
    <w:p w14:paraId="7F82D524" w14:textId="77777777" w:rsidR="00FF7686" w:rsidRDefault="00FF7686" w:rsidP="00ED7307">
      <w:pPr>
        <w:autoSpaceDE w:val="0"/>
        <w:autoSpaceDN w:val="0"/>
        <w:adjustRightInd w:val="0"/>
        <w:spacing w:after="0"/>
        <w:rPr>
          <w:rFonts w:ascii="Consolas" w:hAnsi="Consolas" w:cs="Consolas"/>
          <w:color w:val="000000"/>
          <w:sz w:val="19"/>
          <w:szCs w:val="19"/>
          <w:lang w:val="en-GB"/>
        </w:rPr>
      </w:pPr>
      <w:r>
        <w:rPr>
          <w:rFonts w:ascii="Consolas" w:hAnsi="Consolas" w:cs="Consolas"/>
          <w:color w:val="0000FF"/>
          <w:sz w:val="19"/>
          <w:szCs w:val="19"/>
          <w:lang w:val="en-GB"/>
        </w:rPr>
        <w:t xml:space="preserve">    &lt;</w:t>
      </w:r>
      <w:r>
        <w:rPr>
          <w:rFonts w:ascii="Consolas" w:hAnsi="Consolas" w:cs="Consolas"/>
          <w:color w:val="A31515"/>
          <w:sz w:val="19"/>
          <w:szCs w:val="19"/>
          <w:lang w:val="en-GB"/>
        </w:rPr>
        <w:t>providers</w:t>
      </w:r>
      <w:r>
        <w:rPr>
          <w:rFonts w:ascii="Consolas" w:hAnsi="Consolas" w:cs="Consolas"/>
          <w:color w:val="0000FF"/>
          <w:sz w:val="19"/>
          <w:szCs w:val="19"/>
          <w:lang w:val="en-GB"/>
        </w:rPr>
        <w:t>&gt;</w:t>
      </w:r>
    </w:p>
    <w:p w14:paraId="5937CD66" w14:textId="77777777" w:rsidR="00FF7686" w:rsidRDefault="00FF7686" w:rsidP="00ED7307">
      <w:pPr>
        <w:autoSpaceDE w:val="0"/>
        <w:autoSpaceDN w:val="0"/>
        <w:adjustRightInd w:val="0"/>
        <w:spacing w:after="0"/>
        <w:rPr>
          <w:rFonts w:ascii="Consolas" w:hAnsi="Consolas" w:cs="Consolas"/>
          <w:color w:val="000000"/>
          <w:sz w:val="19"/>
          <w:szCs w:val="19"/>
          <w:lang w:val="en-GB"/>
        </w:rPr>
      </w:pPr>
      <w:r>
        <w:rPr>
          <w:rFonts w:ascii="Consolas" w:hAnsi="Consolas" w:cs="Consolas"/>
          <w:color w:val="0000FF"/>
          <w:sz w:val="19"/>
          <w:szCs w:val="19"/>
          <w:lang w:val="en-GB"/>
        </w:rPr>
        <w:t xml:space="preserve">      &lt;</w:t>
      </w:r>
      <w:r>
        <w:rPr>
          <w:rFonts w:ascii="Consolas" w:hAnsi="Consolas" w:cs="Consolas"/>
          <w:color w:val="A31515"/>
          <w:sz w:val="19"/>
          <w:szCs w:val="19"/>
          <w:lang w:val="en-GB"/>
        </w:rPr>
        <w:t>add</w:t>
      </w:r>
      <w:r>
        <w:rPr>
          <w:rFonts w:ascii="Consolas" w:hAnsi="Consolas" w:cs="Consolas"/>
          <w:color w:val="0000FF"/>
          <w:sz w:val="19"/>
          <w:szCs w:val="19"/>
          <w:lang w:val="en-GB"/>
        </w:rPr>
        <w:t xml:space="preserve"> </w:t>
      </w:r>
      <w:r>
        <w:rPr>
          <w:rFonts w:ascii="Consolas" w:hAnsi="Consolas" w:cs="Consolas"/>
          <w:color w:val="FF0000"/>
          <w:sz w:val="19"/>
          <w:szCs w:val="19"/>
          <w:lang w:val="en-GB"/>
        </w:rPr>
        <w:t>name</w:t>
      </w:r>
      <w:r>
        <w:rPr>
          <w:rFonts w:ascii="Consolas" w:hAnsi="Consolas" w:cs="Consolas"/>
          <w:color w:val="0000FF"/>
          <w:sz w:val="19"/>
          <w:szCs w:val="19"/>
          <w:lang w:val="en-GB"/>
        </w:rPr>
        <w:t>=</w:t>
      </w:r>
      <w:r>
        <w:rPr>
          <w:rFonts w:ascii="Consolas" w:hAnsi="Consolas" w:cs="Consolas"/>
          <w:color w:val="000000"/>
          <w:sz w:val="19"/>
          <w:szCs w:val="19"/>
          <w:lang w:val="en-GB"/>
        </w:rPr>
        <w:t>"</w:t>
      </w:r>
      <w:r>
        <w:rPr>
          <w:rFonts w:ascii="Consolas" w:hAnsi="Consolas" w:cs="Consolas"/>
          <w:color w:val="0000FF"/>
          <w:sz w:val="19"/>
          <w:szCs w:val="19"/>
          <w:lang w:val="en-GB"/>
        </w:rPr>
        <w:t>maxmind2</w:t>
      </w:r>
      <w:r>
        <w:rPr>
          <w:rFonts w:ascii="Consolas" w:hAnsi="Consolas" w:cs="Consolas"/>
          <w:color w:val="000000"/>
          <w:sz w:val="19"/>
          <w:szCs w:val="19"/>
          <w:lang w:val="en-GB"/>
        </w:rPr>
        <w:t>"</w:t>
      </w:r>
    </w:p>
    <w:p w14:paraId="4CCF9DB1" w14:textId="77777777" w:rsidR="00FF7686" w:rsidRDefault="00FF7686" w:rsidP="00ED7307">
      <w:pPr>
        <w:autoSpaceDE w:val="0"/>
        <w:autoSpaceDN w:val="0"/>
        <w:adjustRightInd w:val="0"/>
        <w:spacing w:after="0"/>
        <w:rPr>
          <w:rFonts w:ascii="Consolas" w:hAnsi="Consolas" w:cs="Consolas"/>
          <w:color w:val="000000"/>
          <w:sz w:val="19"/>
          <w:szCs w:val="19"/>
          <w:lang w:val="en-GB"/>
        </w:rPr>
      </w:pPr>
      <w:r>
        <w:rPr>
          <w:rFonts w:ascii="Consolas" w:hAnsi="Consolas" w:cs="Consolas"/>
          <w:color w:val="0000FF"/>
          <w:sz w:val="19"/>
          <w:szCs w:val="19"/>
          <w:lang w:val="en-GB"/>
        </w:rPr>
        <w:t xml:space="preserve">            </w:t>
      </w:r>
      <w:r>
        <w:rPr>
          <w:rFonts w:ascii="Consolas" w:hAnsi="Consolas" w:cs="Consolas"/>
          <w:color w:val="FF0000"/>
          <w:sz w:val="19"/>
          <w:szCs w:val="19"/>
          <w:lang w:val="en-GB"/>
        </w:rPr>
        <w:t>type</w:t>
      </w:r>
      <w:r>
        <w:rPr>
          <w:rFonts w:ascii="Consolas" w:hAnsi="Consolas" w:cs="Consolas"/>
          <w:color w:val="0000FF"/>
          <w:sz w:val="19"/>
          <w:szCs w:val="19"/>
          <w:lang w:val="en-GB"/>
        </w:rPr>
        <w:t>=</w:t>
      </w:r>
      <w:r>
        <w:rPr>
          <w:rFonts w:ascii="Consolas" w:hAnsi="Consolas" w:cs="Consolas"/>
          <w:color w:val="000000"/>
          <w:sz w:val="19"/>
          <w:szCs w:val="19"/>
          <w:lang w:val="en-GB"/>
        </w:rPr>
        <w:t>"</w:t>
      </w:r>
      <w:proofErr w:type="spellStart"/>
      <w:proofErr w:type="gramStart"/>
      <w:r>
        <w:rPr>
          <w:rFonts w:ascii="Consolas" w:hAnsi="Consolas" w:cs="Consolas"/>
          <w:color w:val="0000FF"/>
          <w:sz w:val="19"/>
          <w:szCs w:val="19"/>
          <w:lang w:val="en-GB"/>
        </w:rPr>
        <w:t>EPiServer.Personalization.MaxMindGeolocationProvider</w:t>
      </w:r>
      <w:proofErr w:type="spellEnd"/>
      <w:proofErr w:type="gramEnd"/>
      <w:r>
        <w:rPr>
          <w:rFonts w:ascii="Consolas" w:hAnsi="Consolas" w:cs="Consolas"/>
          <w:color w:val="0000FF"/>
          <w:sz w:val="19"/>
          <w:szCs w:val="19"/>
          <w:lang w:val="en-GB"/>
        </w:rPr>
        <w:t xml:space="preserve">, </w:t>
      </w:r>
      <w:proofErr w:type="spellStart"/>
      <w:r>
        <w:rPr>
          <w:rFonts w:ascii="Consolas" w:hAnsi="Consolas" w:cs="Consolas"/>
          <w:color w:val="0000FF"/>
          <w:sz w:val="19"/>
          <w:szCs w:val="19"/>
          <w:lang w:val="en-GB"/>
        </w:rPr>
        <w:t>EPiServer.Personalization.MaxMindGeolocation</w:t>
      </w:r>
      <w:proofErr w:type="spellEnd"/>
      <w:r>
        <w:rPr>
          <w:rFonts w:ascii="Consolas" w:hAnsi="Consolas" w:cs="Consolas"/>
          <w:color w:val="000000"/>
          <w:sz w:val="19"/>
          <w:szCs w:val="19"/>
          <w:lang w:val="en-GB"/>
        </w:rPr>
        <w:t>"</w:t>
      </w:r>
    </w:p>
    <w:p w14:paraId="53E16EC2" w14:textId="5B88E414" w:rsidR="00FF7686" w:rsidRDefault="00FF7686" w:rsidP="00ED7307">
      <w:pPr>
        <w:autoSpaceDE w:val="0"/>
        <w:autoSpaceDN w:val="0"/>
        <w:adjustRightInd w:val="0"/>
        <w:spacing w:after="0"/>
        <w:rPr>
          <w:rFonts w:ascii="Consolas" w:hAnsi="Consolas" w:cs="Consolas"/>
          <w:color w:val="000000"/>
          <w:sz w:val="19"/>
          <w:szCs w:val="19"/>
          <w:lang w:val="en-GB"/>
        </w:rPr>
      </w:pPr>
      <w:r>
        <w:rPr>
          <w:rFonts w:ascii="Consolas" w:hAnsi="Consolas" w:cs="Consolas"/>
          <w:color w:val="0000FF"/>
          <w:sz w:val="19"/>
          <w:szCs w:val="19"/>
          <w:lang w:val="en-GB"/>
        </w:rPr>
        <w:t xml:space="preserve">            </w:t>
      </w:r>
      <w:proofErr w:type="spellStart"/>
      <w:r>
        <w:rPr>
          <w:rFonts w:ascii="Consolas" w:hAnsi="Consolas" w:cs="Consolas"/>
          <w:color w:val="FF0000"/>
          <w:sz w:val="19"/>
          <w:szCs w:val="19"/>
          <w:lang w:val="en-GB"/>
        </w:rPr>
        <w:t>databaseFileName</w:t>
      </w:r>
      <w:proofErr w:type="spellEnd"/>
      <w:r>
        <w:rPr>
          <w:rFonts w:ascii="Consolas" w:hAnsi="Consolas" w:cs="Consolas"/>
          <w:color w:val="0000FF"/>
          <w:sz w:val="19"/>
          <w:szCs w:val="19"/>
          <w:lang w:val="en-GB"/>
        </w:rPr>
        <w:t>=</w:t>
      </w:r>
      <w:r>
        <w:rPr>
          <w:rFonts w:ascii="Consolas" w:hAnsi="Consolas" w:cs="Consolas"/>
          <w:color w:val="000000"/>
          <w:sz w:val="19"/>
          <w:szCs w:val="19"/>
          <w:lang w:val="en-GB"/>
        </w:rPr>
        <w:t>"</w:t>
      </w:r>
      <w:proofErr w:type="spellStart"/>
      <w:r>
        <w:rPr>
          <w:rFonts w:ascii="Consolas" w:hAnsi="Consolas" w:cs="Consolas"/>
          <w:color w:val="0000FF"/>
          <w:sz w:val="19"/>
          <w:szCs w:val="19"/>
          <w:lang w:val="en-GB"/>
        </w:rPr>
        <w:t>App_Data</w:t>
      </w:r>
      <w:proofErr w:type="spellEnd"/>
      <w:r>
        <w:rPr>
          <w:rFonts w:ascii="Consolas" w:hAnsi="Consolas" w:cs="Consolas"/>
          <w:color w:val="0000FF"/>
          <w:sz w:val="19"/>
          <w:szCs w:val="19"/>
          <w:lang w:val="en-GB"/>
        </w:rPr>
        <w:t>\GeoLite2-City.mmdb</w:t>
      </w:r>
      <w:r>
        <w:rPr>
          <w:rFonts w:ascii="Consolas" w:hAnsi="Consolas" w:cs="Consolas"/>
          <w:color w:val="000000"/>
          <w:sz w:val="19"/>
          <w:szCs w:val="19"/>
          <w:lang w:val="en-GB"/>
        </w:rPr>
        <w:t>"</w:t>
      </w:r>
    </w:p>
    <w:p w14:paraId="0A62F20E" w14:textId="68539FDB" w:rsidR="00FF7686" w:rsidRDefault="00FF7686" w:rsidP="00ED7307">
      <w:pPr>
        <w:autoSpaceDE w:val="0"/>
        <w:autoSpaceDN w:val="0"/>
        <w:adjustRightInd w:val="0"/>
        <w:spacing w:after="0"/>
        <w:rPr>
          <w:rFonts w:ascii="Consolas" w:hAnsi="Consolas" w:cs="Consolas"/>
          <w:color w:val="000000"/>
          <w:sz w:val="19"/>
          <w:szCs w:val="19"/>
          <w:lang w:val="en-GB"/>
        </w:rPr>
      </w:pPr>
      <w:r>
        <w:rPr>
          <w:rFonts w:ascii="Consolas" w:hAnsi="Consolas" w:cs="Consolas"/>
          <w:color w:val="0000FF"/>
          <w:sz w:val="19"/>
          <w:szCs w:val="19"/>
          <w:lang w:val="en-GB"/>
        </w:rPr>
        <w:t xml:space="preserve">            </w:t>
      </w:r>
      <w:proofErr w:type="spellStart"/>
      <w:r>
        <w:rPr>
          <w:rFonts w:ascii="Consolas" w:hAnsi="Consolas" w:cs="Consolas"/>
          <w:color w:val="FF0000"/>
          <w:sz w:val="19"/>
          <w:szCs w:val="19"/>
          <w:lang w:val="en-GB"/>
        </w:rPr>
        <w:t>locationsFileName</w:t>
      </w:r>
      <w:proofErr w:type="spellEnd"/>
      <w:r>
        <w:rPr>
          <w:rFonts w:ascii="Consolas" w:hAnsi="Consolas" w:cs="Consolas"/>
          <w:color w:val="0000FF"/>
          <w:sz w:val="19"/>
          <w:szCs w:val="19"/>
          <w:lang w:val="en-GB"/>
        </w:rPr>
        <w:t>=</w:t>
      </w:r>
      <w:r>
        <w:rPr>
          <w:rFonts w:ascii="Consolas" w:hAnsi="Consolas" w:cs="Consolas"/>
          <w:color w:val="000000"/>
          <w:sz w:val="19"/>
          <w:szCs w:val="19"/>
          <w:lang w:val="en-GB"/>
        </w:rPr>
        <w:t>"</w:t>
      </w:r>
      <w:proofErr w:type="spellStart"/>
      <w:r>
        <w:rPr>
          <w:rFonts w:ascii="Consolas" w:hAnsi="Consolas" w:cs="Consolas"/>
          <w:color w:val="0000FF"/>
          <w:sz w:val="19"/>
          <w:szCs w:val="19"/>
          <w:lang w:val="en-GB"/>
        </w:rPr>
        <w:t>App_Data</w:t>
      </w:r>
      <w:proofErr w:type="spellEnd"/>
      <w:r>
        <w:rPr>
          <w:rFonts w:ascii="Consolas" w:hAnsi="Consolas" w:cs="Consolas"/>
          <w:color w:val="0000FF"/>
          <w:sz w:val="19"/>
          <w:szCs w:val="19"/>
          <w:lang w:val="en-GB"/>
        </w:rPr>
        <w:t>\GeoLite2-City-Locations-en.csv</w:t>
      </w:r>
      <w:r>
        <w:rPr>
          <w:rFonts w:ascii="Consolas" w:hAnsi="Consolas" w:cs="Consolas"/>
          <w:color w:val="000000"/>
          <w:sz w:val="19"/>
          <w:szCs w:val="19"/>
          <w:lang w:val="en-GB"/>
        </w:rPr>
        <w:t>"</w:t>
      </w:r>
      <w:r>
        <w:rPr>
          <w:rFonts w:ascii="Consolas" w:hAnsi="Consolas" w:cs="Consolas"/>
          <w:color w:val="0000FF"/>
          <w:sz w:val="19"/>
          <w:szCs w:val="19"/>
          <w:lang w:val="en-GB"/>
        </w:rPr>
        <w:t xml:space="preserve"> /&gt;</w:t>
      </w:r>
    </w:p>
    <w:p w14:paraId="10ECB3F1" w14:textId="77777777" w:rsidR="00FF7686" w:rsidRDefault="00FF7686" w:rsidP="00ED7307">
      <w:pPr>
        <w:autoSpaceDE w:val="0"/>
        <w:autoSpaceDN w:val="0"/>
        <w:adjustRightInd w:val="0"/>
        <w:spacing w:after="0"/>
        <w:rPr>
          <w:rFonts w:ascii="Consolas" w:hAnsi="Consolas" w:cs="Consolas"/>
          <w:color w:val="000000"/>
          <w:sz w:val="19"/>
          <w:szCs w:val="19"/>
          <w:lang w:val="en-GB"/>
        </w:rPr>
      </w:pPr>
      <w:r>
        <w:rPr>
          <w:rFonts w:ascii="Consolas" w:hAnsi="Consolas" w:cs="Consolas"/>
          <w:color w:val="0000FF"/>
          <w:sz w:val="19"/>
          <w:szCs w:val="19"/>
          <w:lang w:val="en-GB"/>
        </w:rPr>
        <w:t xml:space="preserve">    &lt;/</w:t>
      </w:r>
      <w:r>
        <w:rPr>
          <w:rFonts w:ascii="Consolas" w:hAnsi="Consolas" w:cs="Consolas"/>
          <w:color w:val="A31515"/>
          <w:sz w:val="19"/>
          <w:szCs w:val="19"/>
          <w:lang w:val="en-GB"/>
        </w:rPr>
        <w:t>providers</w:t>
      </w:r>
      <w:r>
        <w:rPr>
          <w:rFonts w:ascii="Consolas" w:hAnsi="Consolas" w:cs="Consolas"/>
          <w:color w:val="0000FF"/>
          <w:sz w:val="19"/>
          <w:szCs w:val="19"/>
          <w:lang w:val="en-GB"/>
        </w:rPr>
        <w:t>&gt;</w:t>
      </w:r>
    </w:p>
    <w:p w14:paraId="7A82C50C" w14:textId="3010B1BE" w:rsidR="00FF7686" w:rsidRDefault="00FF7686" w:rsidP="00ED7307">
      <w:pPr>
        <w:rPr>
          <w:rFonts w:ascii="Consolas" w:hAnsi="Consolas" w:cs="Consolas"/>
          <w:color w:val="0000FF"/>
          <w:sz w:val="19"/>
          <w:szCs w:val="19"/>
          <w:lang w:val="en-GB"/>
        </w:rPr>
      </w:pPr>
      <w:r w:rsidRPr="00B42092">
        <w:rPr>
          <w:rFonts w:ascii="Consolas" w:hAnsi="Consolas" w:cs="Consolas"/>
          <w:color w:val="0000FF"/>
          <w:sz w:val="19"/>
          <w:szCs w:val="19"/>
          <w:lang w:val="en-GB"/>
        </w:rPr>
        <w:t xml:space="preserve">  &lt;/</w:t>
      </w:r>
      <w:r w:rsidRPr="00B42092">
        <w:rPr>
          <w:rFonts w:ascii="Consolas" w:hAnsi="Consolas" w:cs="Consolas"/>
          <w:color w:val="A31515"/>
          <w:sz w:val="19"/>
          <w:szCs w:val="19"/>
          <w:lang w:val="en-GB"/>
        </w:rPr>
        <w:t>geolocation</w:t>
      </w:r>
      <w:r w:rsidRPr="00B42092">
        <w:rPr>
          <w:rFonts w:ascii="Consolas" w:hAnsi="Consolas" w:cs="Consolas"/>
          <w:color w:val="0000FF"/>
          <w:sz w:val="19"/>
          <w:szCs w:val="19"/>
          <w:lang w:val="en-GB"/>
        </w:rPr>
        <w:t>&gt;</w:t>
      </w:r>
    </w:p>
    <w:p w14:paraId="0ECD7BE0" w14:textId="434999C2" w:rsidR="00F50AB0" w:rsidRDefault="00F50AB0" w:rsidP="00F50AB0">
      <w:pPr>
        <w:pStyle w:val="ListParagraph"/>
        <w:numPr>
          <w:ilvl w:val="0"/>
          <w:numId w:val="18"/>
        </w:numPr>
        <w:spacing w:after="120" w:line="240" w:lineRule="auto"/>
        <w:contextualSpacing w:val="0"/>
      </w:pPr>
      <w:r>
        <w:t xml:space="preserve">Start the </w:t>
      </w:r>
      <w:r w:rsidR="00401DE8">
        <w:t xml:space="preserve">site and manually navigate to </w:t>
      </w:r>
      <w:r w:rsidR="00A45AB2">
        <w:rPr>
          <w:b/>
        </w:rPr>
        <w:t>/</w:t>
      </w:r>
      <w:proofErr w:type="spellStart"/>
      <w:r w:rsidR="00A45AB2">
        <w:rPr>
          <w:b/>
        </w:rPr>
        <w:t>episerver</w:t>
      </w:r>
      <w:proofErr w:type="spellEnd"/>
      <w:r w:rsidR="00A45AB2">
        <w:rPr>
          <w:b/>
        </w:rPr>
        <w:t>/</w:t>
      </w:r>
      <w:proofErr w:type="spellStart"/>
      <w:r w:rsidR="00A45AB2">
        <w:rPr>
          <w:b/>
        </w:rPr>
        <w:t>cms</w:t>
      </w:r>
      <w:proofErr w:type="spellEnd"/>
      <w:r>
        <w:t xml:space="preserve"> and log in as </w:t>
      </w:r>
      <w:r w:rsidRPr="0053190A">
        <w:rPr>
          <w:b/>
        </w:rPr>
        <w:t>Admin</w:t>
      </w:r>
      <w:r>
        <w:t>.</w:t>
      </w:r>
    </w:p>
    <w:p w14:paraId="799C87D5" w14:textId="4804EBE9" w:rsidR="00423E78" w:rsidRDefault="00423E78" w:rsidP="00F50AB0">
      <w:pPr>
        <w:pStyle w:val="ListParagraph"/>
        <w:numPr>
          <w:ilvl w:val="0"/>
          <w:numId w:val="18"/>
        </w:numPr>
        <w:spacing w:after="120" w:line="240" w:lineRule="auto"/>
        <w:contextualSpacing w:val="0"/>
      </w:pPr>
      <w:r>
        <w:t xml:space="preserve">Click the </w:t>
      </w:r>
      <w:r>
        <w:rPr>
          <w:b/>
        </w:rPr>
        <w:t>Visitor Groups</w:t>
      </w:r>
      <w:r>
        <w:t xml:space="preserve"> link in the top navigation.</w:t>
      </w:r>
    </w:p>
    <w:p w14:paraId="7FDB34DD" w14:textId="718C05BC" w:rsidR="00423E78" w:rsidRDefault="00423E78" w:rsidP="00F50AB0">
      <w:pPr>
        <w:pStyle w:val="ListParagraph"/>
        <w:numPr>
          <w:ilvl w:val="0"/>
          <w:numId w:val="18"/>
        </w:numPr>
        <w:spacing w:after="120" w:line="240" w:lineRule="auto"/>
        <w:contextualSpacing w:val="0"/>
      </w:pPr>
      <w:r>
        <w:t xml:space="preserve">Click the </w:t>
      </w:r>
      <w:r>
        <w:rPr>
          <w:b/>
        </w:rPr>
        <w:t>Illuminati</w:t>
      </w:r>
      <w:r>
        <w:t xml:space="preserve"> visitor group to open and edit it.</w:t>
      </w:r>
    </w:p>
    <w:p w14:paraId="23C4F842" w14:textId="72EAF6E7" w:rsidR="00A31324" w:rsidRDefault="00A31324" w:rsidP="00F50AB0">
      <w:pPr>
        <w:pStyle w:val="ListParagraph"/>
        <w:numPr>
          <w:ilvl w:val="0"/>
          <w:numId w:val="18"/>
        </w:numPr>
        <w:spacing w:after="120" w:line="240" w:lineRule="auto"/>
        <w:contextualSpacing w:val="0"/>
      </w:pPr>
      <w:r>
        <w:t xml:space="preserve">Click the </w:t>
      </w:r>
      <w:r>
        <w:rPr>
          <w:b/>
        </w:rPr>
        <w:t>Time and Place</w:t>
      </w:r>
      <w:r w:rsidR="009415DA">
        <w:rPr>
          <w:b/>
        </w:rPr>
        <w:t xml:space="preserve"> Criteria</w:t>
      </w:r>
      <w:r w:rsidR="009415DA">
        <w:t xml:space="preserve"> tab in the panel and note there are </w:t>
      </w:r>
      <w:r w:rsidR="006716DC">
        <w:t xml:space="preserve">two new criterion, </w:t>
      </w:r>
      <w:r w:rsidR="006716DC">
        <w:rPr>
          <w:b/>
        </w:rPr>
        <w:t>Geographic Coordinate</w:t>
      </w:r>
      <w:r w:rsidR="006716DC">
        <w:t xml:space="preserve"> and </w:t>
      </w:r>
      <w:r w:rsidR="006716DC">
        <w:rPr>
          <w:b/>
        </w:rPr>
        <w:t>Geographic Location</w:t>
      </w:r>
      <w:r w:rsidR="008C478F">
        <w:t>:</w:t>
      </w:r>
      <w:r w:rsidR="008C478F">
        <w:br/>
      </w:r>
      <w:r w:rsidR="008C478F">
        <w:rPr>
          <w:noProof/>
        </w:rPr>
        <w:drawing>
          <wp:inline distT="0" distB="0" distL="0" distR="0" wp14:anchorId="2984DF21" wp14:editId="0B7F5141">
            <wp:extent cx="1704975" cy="14287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eographic-criteria.gif"/>
                    <pic:cNvPicPr/>
                  </pic:nvPicPr>
                  <pic:blipFill>
                    <a:blip r:embed="rId63">
                      <a:extLst>
                        <a:ext uri="{28A0092B-C50C-407E-A947-70E740481C1C}">
                          <a14:useLocalDpi xmlns:a14="http://schemas.microsoft.com/office/drawing/2010/main" val="0"/>
                        </a:ext>
                      </a:extLst>
                    </a:blip>
                    <a:stretch>
                      <a:fillRect/>
                    </a:stretch>
                  </pic:blipFill>
                  <pic:spPr>
                    <a:xfrm>
                      <a:off x="0" y="0"/>
                      <a:ext cx="1704975" cy="1428750"/>
                    </a:xfrm>
                    <a:prstGeom prst="rect">
                      <a:avLst/>
                    </a:prstGeom>
                  </pic:spPr>
                </pic:pic>
              </a:graphicData>
            </a:graphic>
          </wp:inline>
        </w:drawing>
      </w:r>
    </w:p>
    <w:p w14:paraId="3B0EFD05" w14:textId="4D50AD39" w:rsidR="0018046D" w:rsidRDefault="0018046D" w:rsidP="00F50AB0">
      <w:pPr>
        <w:pStyle w:val="ListParagraph"/>
        <w:numPr>
          <w:ilvl w:val="0"/>
          <w:numId w:val="18"/>
        </w:numPr>
        <w:spacing w:after="120" w:line="240" w:lineRule="auto"/>
        <w:contextualSpacing w:val="0"/>
      </w:pPr>
      <w:r>
        <w:lastRenderedPageBreak/>
        <w:t xml:space="preserve">Drag the </w:t>
      </w:r>
      <w:r>
        <w:rPr>
          <w:b/>
        </w:rPr>
        <w:t>Geographic Location</w:t>
      </w:r>
      <w:r>
        <w:t xml:space="preserve"> criteria to the</w:t>
      </w:r>
      <w:r w:rsidR="001D4F9A">
        <w:t xml:space="preserve"> </w:t>
      </w:r>
      <w:r w:rsidR="001D4F9A">
        <w:rPr>
          <w:b/>
        </w:rPr>
        <w:t>Illuminati</w:t>
      </w:r>
      <w:r w:rsidR="001D4F9A">
        <w:t xml:space="preserve"> group criteria panel and se the values to your location</w:t>
      </w:r>
      <w:r w:rsidR="00F21C2E">
        <w:t xml:space="preserve">, In my case that’s </w:t>
      </w:r>
      <w:r w:rsidR="00F21C2E">
        <w:rPr>
          <w:b/>
        </w:rPr>
        <w:t>Continent: North America</w:t>
      </w:r>
      <w:r w:rsidR="00F21C2E">
        <w:t xml:space="preserve">, </w:t>
      </w:r>
      <w:r w:rsidR="00F21C2E">
        <w:rPr>
          <w:b/>
        </w:rPr>
        <w:t>Country: United States</w:t>
      </w:r>
      <w:r w:rsidR="00F21C2E">
        <w:t xml:space="preserve"> and </w:t>
      </w:r>
      <w:r w:rsidR="00F21C2E">
        <w:rPr>
          <w:b/>
        </w:rPr>
        <w:t>Region: Florida</w:t>
      </w:r>
      <w:r w:rsidR="00F21C2E">
        <w:t>:</w:t>
      </w:r>
      <w:r w:rsidR="00251659">
        <w:br/>
      </w:r>
      <w:r w:rsidR="00251659">
        <w:rPr>
          <w:noProof/>
        </w:rPr>
        <w:drawing>
          <wp:inline distT="0" distB="0" distL="0" distR="0" wp14:anchorId="3C665CCC" wp14:editId="2FF242D3">
            <wp:extent cx="4962525" cy="4191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eographic-location-florida.gif"/>
                    <pic:cNvPicPr/>
                  </pic:nvPicPr>
                  <pic:blipFill>
                    <a:blip r:embed="rId64">
                      <a:extLst>
                        <a:ext uri="{28A0092B-C50C-407E-A947-70E740481C1C}">
                          <a14:useLocalDpi xmlns:a14="http://schemas.microsoft.com/office/drawing/2010/main" val="0"/>
                        </a:ext>
                      </a:extLst>
                    </a:blip>
                    <a:stretch>
                      <a:fillRect/>
                    </a:stretch>
                  </pic:blipFill>
                  <pic:spPr>
                    <a:xfrm>
                      <a:off x="0" y="0"/>
                      <a:ext cx="4962525" cy="419100"/>
                    </a:xfrm>
                    <a:prstGeom prst="rect">
                      <a:avLst/>
                    </a:prstGeom>
                  </pic:spPr>
                </pic:pic>
              </a:graphicData>
            </a:graphic>
          </wp:inline>
        </w:drawing>
      </w:r>
    </w:p>
    <w:p w14:paraId="60F764E0" w14:textId="4AD562F6" w:rsidR="003F295E" w:rsidRDefault="003F295E" w:rsidP="00F50AB0">
      <w:pPr>
        <w:pStyle w:val="ListParagraph"/>
        <w:numPr>
          <w:ilvl w:val="0"/>
          <w:numId w:val="18"/>
        </w:numPr>
        <w:spacing w:after="120" w:line="240" w:lineRule="auto"/>
        <w:contextualSpacing w:val="0"/>
      </w:pPr>
      <w:r>
        <w:t xml:space="preserve">Change the </w:t>
      </w:r>
      <w:r w:rsidR="00903C8A">
        <w:t xml:space="preserve">criteria match drop-down </w:t>
      </w:r>
      <w:r w:rsidR="006129A8">
        <w:t xml:space="preserve">to </w:t>
      </w:r>
      <w:r w:rsidR="006129A8">
        <w:rPr>
          <w:b/>
        </w:rPr>
        <w:t xml:space="preserve">Any </w:t>
      </w:r>
      <w:r w:rsidR="006129A8">
        <w:t xml:space="preserve">and click </w:t>
      </w:r>
      <w:r w:rsidR="006129A8">
        <w:rPr>
          <w:b/>
        </w:rPr>
        <w:t>Save</w:t>
      </w:r>
      <w:r w:rsidR="006129A8">
        <w:t xml:space="preserve"> to save the changes:</w:t>
      </w:r>
      <w:r w:rsidR="00E64509">
        <w:br/>
      </w:r>
      <w:r w:rsidR="00E64509">
        <w:rPr>
          <w:noProof/>
        </w:rPr>
        <w:drawing>
          <wp:inline distT="0" distB="0" distL="0" distR="0" wp14:anchorId="31B6A207" wp14:editId="3879C1BC">
            <wp:extent cx="1847850" cy="1143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riteria-match-drop-down.gif"/>
                    <pic:cNvPicPr/>
                  </pic:nvPicPr>
                  <pic:blipFill>
                    <a:blip r:embed="rId65">
                      <a:extLst>
                        <a:ext uri="{28A0092B-C50C-407E-A947-70E740481C1C}">
                          <a14:useLocalDpi xmlns:a14="http://schemas.microsoft.com/office/drawing/2010/main" val="0"/>
                        </a:ext>
                      </a:extLst>
                    </a:blip>
                    <a:stretch>
                      <a:fillRect/>
                    </a:stretch>
                  </pic:blipFill>
                  <pic:spPr>
                    <a:xfrm>
                      <a:off x="0" y="0"/>
                      <a:ext cx="1847850" cy="1143000"/>
                    </a:xfrm>
                    <a:prstGeom prst="rect">
                      <a:avLst/>
                    </a:prstGeom>
                  </pic:spPr>
                </pic:pic>
              </a:graphicData>
            </a:graphic>
          </wp:inline>
        </w:drawing>
      </w:r>
    </w:p>
    <w:p w14:paraId="4599F113" w14:textId="3B51C1CD" w:rsidR="00586B84" w:rsidRDefault="00586B84" w:rsidP="00586B84">
      <w:pPr>
        <w:spacing w:after="120" w:line="240" w:lineRule="auto"/>
      </w:pPr>
      <w:r>
        <w:rPr>
          <w:b/>
        </w:rPr>
        <w:t>Remarks:</w:t>
      </w:r>
      <w:r>
        <w:t xml:space="preserve"> </w:t>
      </w:r>
      <w:r w:rsidR="00A86E08">
        <w:t xml:space="preserve">The </w:t>
      </w:r>
      <w:r w:rsidR="00A86E08">
        <w:rPr>
          <w:b/>
        </w:rPr>
        <w:t>Geographic Coordinate</w:t>
      </w:r>
      <w:r w:rsidR="004E5338">
        <w:t xml:space="preserve"> criteria uses Google maps to allow you to select a point and</w:t>
      </w:r>
      <w:r w:rsidR="00370D6E">
        <w:t xml:space="preserve"> radius distance from that point.</w:t>
      </w:r>
      <w:r w:rsidR="00821E27">
        <w:t xml:space="preserve"> For that to work you need a</w:t>
      </w:r>
      <w:r w:rsidR="009D2F10">
        <w:t xml:space="preserve">n account key with Google that you add </w:t>
      </w:r>
      <w:r w:rsidR="009149DB">
        <w:t xml:space="preserve">in with the URL to </w:t>
      </w:r>
      <w:r w:rsidR="0066456E">
        <w:t>the</w:t>
      </w:r>
      <w:r w:rsidR="000D3CCA">
        <w:t xml:space="preserve"> </w:t>
      </w:r>
      <w:proofErr w:type="spellStart"/>
      <w:r w:rsidR="000D3CCA">
        <w:rPr>
          <w:b/>
        </w:rPr>
        <w:t>episerver</w:t>
      </w:r>
      <w:proofErr w:type="spellEnd"/>
      <w:r w:rsidR="000D3CCA">
        <w:rPr>
          <w:b/>
        </w:rPr>
        <w:t xml:space="preserve"> -&gt;</w:t>
      </w:r>
      <w:r w:rsidR="0066456E">
        <w:t xml:space="preserve"> </w:t>
      </w:r>
      <w:proofErr w:type="spellStart"/>
      <w:r w:rsidR="0066456E">
        <w:rPr>
          <w:b/>
        </w:rPr>
        <w:t>applicationSettings</w:t>
      </w:r>
      <w:proofErr w:type="spellEnd"/>
      <w:r w:rsidR="0066456E">
        <w:rPr>
          <w:b/>
        </w:rPr>
        <w:t xml:space="preserve"> </w:t>
      </w:r>
      <w:r w:rsidR="000D3CCA">
        <w:t xml:space="preserve">element as the attribute, </w:t>
      </w:r>
      <w:r w:rsidR="00FA0BF4">
        <w:rPr>
          <w:rFonts w:ascii="Consolas" w:hAnsi="Consolas" w:cs="Consolas"/>
          <w:color w:val="FF0000"/>
          <w:sz w:val="19"/>
          <w:szCs w:val="19"/>
        </w:rPr>
        <w:t>googleMapsApiV3Url</w:t>
      </w:r>
      <w:r w:rsidR="00FA0BF4">
        <w:rPr>
          <w:rFonts w:ascii="Consolas" w:hAnsi="Consolas" w:cs="Consolas"/>
          <w:color w:val="0000FF"/>
          <w:sz w:val="19"/>
          <w:szCs w:val="19"/>
        </w:rPr>
        <w:t>=</w:t>
      </w:r>
      <w:r w:rsidR="00FA0BF4">
        <w:rPr>
          <w:rFonts w:ascii="Consolas" w:hAnsi="Consolas" w:cs="Consolas"/>
          <w:color w:val="000000"/>
          <w:sz w:val="19"/>
          <w:szCs w:val="19"/>
        </w:rPr>
        <w:t>"</w:t>
      </w:r>
      <w:r w:rsidR="00FA0BF4">
        <w:rPr>
          <w:rFonts w:ascii="Consolas" w:hAnsi="Consolas" w:cs="Consolas"/>
          <w:color w:val="0000FF"/>
          <w:sz w:val="19"/>
          <w:szCs w:val="19"/>
        </w:rPr>
        <w:t>https://maps.google.com/maps/api/js?key=</w:t>
      </w:r>
      <w:r w:rsidR="00932416">
        <w:rPr>
          <w:rFonts w:ascii="Consolas" w:hAnsi="Consolas" w:cs="Consolas"/>
          <w:color w:val="0000FF"/>
          <w:sz w:val="19"/>
          <w:szCs w:val="19"/>
        </w:rPr>
        <w:t>&lt;&lt;you key goes here&gt;&gt;</w:t>
      </w:r>
      <w:r w:rsidR="00FA0BF4">
        <w:rPr>
          <w:rFonts w:ascii="Consolas" w:hAnsi="Consolas" w:cs="Consolas"/>
          <w:color w:val="000000"/>
          <w:sz w:val="19"/>
          <w:szCs w:val="19"/>
        </w:rPr>
        <w:t>"</w:t>
      </w:r>
      <w:r w:rsidR="00FC393E">
        <w:t>,</w:t>
      </w:r>
      <w:r w:rsidR="003C6A53">
        <w:t xml:space="preserve"> of the </w:t>
      </w:r>
      <w:proofErr w:type="spellStart"/>
      <w:r w:rsidR="003C6A53">
        <w:rPr>
          <w:b/>
        </w:rPr>
        <w:t>Web.config</w:t>
      </w:r>
      <w:proofErr w:type="spellEnd"/>
      <w:r w:rsidR="003C6A53">
        <w:t xml:space="preserve"> file. The </w:t>
      </w:r>
      <w:proofErr w:type="spellStart"/>
      <w:r w:rsidR="00000338">
        <w:rPr>
          <w:b/>
        </w:rPr>
        <w:t>applicationSettings</w:t>
      </w:r>
      <w:proofErr w:type="spellEnd"/>
      <w:r w:rsidR="00000338">
        <w:t xml:space="preserve"> element should already be there, you just add the new attribute and value.</w:t>
      </w:r>
    </w:p>
    <w:p w14:paraId="4A849815" w14:textId="0AC7F98F" w:rsidR="00C36378" w:rsidRDefault="00CD6DB1" w:rsidP="00C36378">
      <w:pPr>
        <w:pStyle w:val="ListParagraph"/>
        <w:numPr>
          <w:ilvl w:val="0"/>
          <w:numId w:val="18"/>
        </w:numPr>
        <w:spacing w:after="120" w:line="240" w:lineRule="auto"/>
      </w:pPr>
      <w:r>
        <w:t>Click the “globe” icon to switch to live view and</w:t>
      </w:r>
      <w:r w:rsidR="00145806">
        <w:t xml:space="preserve"> note that you still </w:t>
      </w:r>
      <w:r w:rsidR="00145806" w:rsidRPr="002F59B8">
        <w:rPr>
          <w:b/>
        </w:rPr>
        <w:t>don’t</w:t>
      </w:r>
      <w:r w:rsidR="00145806">
        <w:t xml:space="preserve"> see</w:t>
      </w:r>
      <w:r w:rsidR="00C46AC7">
        <w:t xml:space="preserve"> the Illuminati message.</w:t>
      </w:r>
    </w:p>
    <w:p w14:paraId="0A37372C" w14:textId="2BE13F99" w:rsidR="00B643F6" w:rsidRDefault="00B643F6" w:rsidP="00B643F6">
      <w:pPr>
        <w:spacing w:after="120" w:line="240" w:lineRule="auto"/>
      </w:pPr>
      <w:r>
        <w:rPr>
          <w:b/>
        </w:rPr>
        <w:t>Remarks:</w:t>
      </w:r>
      <w:r>
        <w:t xml:space="preserve"> The geographic criteria </w:t>
      </w:r>
      <w:proofErr w:type="gramStart"/>
      <w:r w:rsidR="00120B96">
        <w:t>looks</w:t>
      </w:r>
      <w:proofErr w:type="gramEnd"/>
      <w:r w:rsidR="00120B96">
        <w:t xml:space="preserve"> at</w:t>
      </w:r>
      <w:r>
        <w:t xml:space="preserve"> </w:t>
      </w:r>
      <w:r w:rsidR="00BE2EFC">
        <w:t xml:space="preserve">the IP address in the incoming client request </w:t>
      </w:r>
      <w:r w:rsidR="00F90DF7">
        <w:t>and compares that against</w:t>
      </w:r>
      <w:r w:rsidR="00F95297">
        <w:t xml:space="preserve"> the </w:t>
      </w:r>
      <w:r w:rsidR="00F95297">
        <w:rPr>
          <w:b/>
        </w:rPr>
        <w:t>GeoLite2</w:t>
      </w:r>
      <w:r w:rsidR="00F95297">
        <w:t xml:space="preserve"> database</w:t>
      </w:r>
      <w:r w:rsidR="00F57A10">
        <w:t xml:space="preserve"> using a built-in </w:t>
      </w:r>
      <w:r w:rsidR="00E3518E">
        <w:t xml:space="preserve">service instance of </w:t>
      </w:r>
      <w:r w:rsidR="00E3518E">
        <w:rPr>
          <w:b/>
        </w:rPr>
        <w:t>IClientIPAddressResolver</w:t>
      </w:r>
      <w:r w:rsidR="00F95297">
        <w:t>. The problem</w:t>
      </w:r>
      <w:r w:rsidR="00F90DF7">
        <w:t xml:space="preserve"> </w:t>
      </w:r>
      <w:r w:rsidR="00A075B5">
        <w:t xml:space="preserve">with the current demo is that I’m accessing the site using </w:t>
      </w:r>
      <w:r w:rsidR="00A075B5">
        <w:rPr>
          <w:b/>
        </w:rPr>
        <w:t>Localhost</w:t>
      </w:r>
      <w:r w:rsidR="00A075B5">
        <w:t xml:space="preserve"> which </w:t>
      </w:r>
      <w:r w:rsidR="00915509">
        <w:t>doesn’t get a valid IP address in the request header.</w:t>
      </w:r>
    </w:p>
    <w:p w14:paraId="7B518853" w14:textId="5CD240D4" w:rsidR="000F4498" w:rsidRDefault="000F4498" w:rsidP="00B643F6">
      <w:pPr>
        <w:spacing w:after="120" w:line="240" w:lineRule="auto"/>
      </w:pPr>
      <w:r>
        <w:t>To solve this pro</w:t>
      </w:r>
      <w:r w:rsidR="00D079E4">
        <w:t xml:space="preserve">blem without having to </w:t>
      </w:r>
      <w:r w:rsidR="006952DE">
        <w:t xml:space="preserve">change from using Localhost, the following steps are going to show how to </w:t>
      </w:r>
      <w:r w:rsidR="00DA7C2C">
        <w:t xml:space="preserve">create a custom service that will replace the default. This technique can be used with just about any service you get out-of-the-box with Episerver. In this case you’ll be creating a custom instance of </w:t>
      </w:r>
      <w:r w:rsidR="002F59B8">
        <w:rPr>
          <w:b/>
        </w:rPr>
        <w:t>IClientIPAddressResolver</w:t>
      </w:r>
      <w:r w:rsidR="002F59B8">
        <w:t>.</w:t>
      </w:r>
    </w:p>
    <w:p w14:paraId="090DE407" w14:textId="3E8FADF8" w:rsidR="00665A59" w:rsidRDefault="00665A59" w:rsidP="00665A59">
      <w:pPr>
        <w:pStyle w:val="Heading3"/>
      </w:pPr>
      <w:bookmarkStart w:id="29" w:name="_Toc9339002"/>
      <w:r>
        <w:t>Getting Geographic Criteria to work with Localhost</w:t>
      </w:r>
      <w:bookmarkEnd w:id="29"/>
    </w:p>
    <w:p w14:paraId="2911E45A" w14:textId="2BA5E054" w:rsidR="00D62369" w:rsidRPr="004425ED" w:rsidRDefault="00A2244C" w:rsidP="005565EF">
      <w:pPr>
        <w:pStyle w:val="ListParagraph"/>
        <w:numPr>
          <w:ilvl w:val="0"/>
          <w:numId w:val="23"/>
        </w:numPr>
      </w:pPr>
      <w:r>
        <w:t xml:space="preserve">In Visual Studio’s Solution Explorer, right-click the </w:t>
      </w:r>
      <w:r>
        <w:rPr>
          <w:b/>
        </w:rPr>
        <w:t>Business</w:t>
      </w:r>
      <w:r>
        <w:t xml:space="preserve"> folder and choose</w:t>
      </w:r>
      <w:r w:rsidR="00D32D61">
        <w:t xml:space="preserve"> </w:t>
      </w:r>
      <w:r w:rsidR="00D32D61">
        <w:rPr>
          <w:b/>
        </w:rPr>
        <w:t>Add | Class…</w:t>
      </w:r>
    </w:p>
    <w:p w14:paraId="159BB1C9" w14:textId="3FCAE386" w:rsidR="004425ED" w:rsidRDefault="004425ED" w:rsidP="005565EF">
      <w:pPr>
        <w:pStyle w:val="ListParagraph"/>
        <w:numPr>
          <w:ilvl w:val="0"/>
          <w:numId w:val="23"/>
        </w:numPr>
      </w:pPr>
      <w:r>
        <w:t xml:space="preserve">Name the class </w:t>
      </w:r>
      <w:proofErr w:type="spellStart"/>
      <w:r w:rsidR="0065180C">
        <w:rPr>
          <w:b/>
        </w:rPr>
        <w:t>CustomIPAddressResolver</w:t>
      </w:r>
      <w:proofErr w:type="spellEnd"/>
      <w:r w:rsidR="0065180C">
        <w:t>.</w:t>
      </w:r>
    </w:p>
    <w:p w14:paraId="65875854" w14:textId="22067F7B" w:rsidR="0065180C" w:rsidRPr="009D671D" w:rsidRDefault="005C6B17" w:rsidP="005565EF">
      <w:pPr>
        <w:pStyle w:val="ListParagraph"/>
        <w:numPr>
          <w:ilvl w:val="0"/>
          <w:numId w:val="23"/>
        </w:numPr>
      </w:pPr>
      <w:r>
        <w:t xml:space="preserve">Set the class to </w:t>
      </w:r>
      <w:r w:rsidR="00FB761B">
        <w:t xml:space="preserve">implement </w:t>
      </w:r>
      <w:r w:rsidR="00FB761B">
        <w:rPr>
          <w:b/>
        </w:rPr>
        <w:t>IClientIPAddressResolver</w:t>
      </w:r>
      <w:r w:rsidR="00395984">
        <w:rPr>
          <w:b/>
        </w:rPr>
        <w:t xml:space="preserve"> </w:t>
      </w:r>
      <w:r w:rsidR="00395984">
        <w:t xml:space="preserve">and use the </w:t>
      </w:r>
      <w:r w:rsidR="00395984">
        <w:rPr>
          <w:b/>
        </w:rPr>
        <w:t>Quick Actions</w:t>
      </w:r>
      <w:r w:rsidR="00395984">
        <w:t xml:space="preserve"> icon to fix the missing namespace:</w:t>
      </w:r>
      <w:r w:rsidR="00395984">
        <w:rPr>
          <w:b/>
        </w:rPr>
        <w:br/>
      </w:r>
      <w:r w:rsidR="00395984">
        <w:rPr>
          <w:rFonts w:ascii="Consolas" w:hAnsi="Consolas" w:cs="Consolas"/>
          <w:color w:val="0000FF"/>
          <w:sz w:val="19"/>
          <w:szCs w:val="19"/>
        </w:rPr>
        <w:t>public</w:t>
      </w:r>
      <w:r w:rsidR="00395984">
        <w:rPr>
          <w:rFonts w:ascii="Consolas" w:hAnsi="Consolas" w:cs="Consolas"/>
          <w:color w:val="000000"/>
          <w:sz w:val="19"/>
          <w:szCs w:val="19"/>
        </w:rPr>
        <w:t xml:space="preserve"> </w:t>
      </w:r>
      <w:r w:rsidR="00395984">
        <w:rPr>
          <w:rFonts w:ascii="Consolas" w:hAnsi="Consolas" w:cs="Consolas"/>
          <w:color w:val="0000FF"/>
          <w:sz w:val="19"/>
          <w:szCs w:val="19"/>
        </w:rPr>
        <w:t>class</w:t>
      </w:r>
      <w:r w:rsidR="00395984">
        <w:rPr>
          <w:rFonts w:ascii="Consolas" w:hAnsi="Consolas" w:cs="Consolas"/>
          <w:color w:val="000000"/>
          <w:sz w:val="19"/>
          <w:szCs w:val="19"/>
        </w:rPr>
        <w:t xml:space="preserve"> </w:t>
      </w:r>
      <w:proofErr w:type="spellStart"/>
      <w:proofErr w:type="gramStart"/>
      <w:r w:rsidR="00395984" w:rsidRPr="00EA7E71">
        <w:rPr>
          <w:rFonts w:ascii="Consolas" w:hAnsi="Consolas" w:cs="Consolas"/>
          <w:color w:val="2B91AF"/>
          <w:sz w:val="19"/>
          <w:szCs w:val="19"/>
        </w:rPr>
        <w:t>CustomIPAddressResolver</w:t>
      </w:r>
      <w:proofErr w:type="spellEnd"/>
      <w:r w:rsidR="00395984">
        <w:rPr>
          <w:rFonts w:ascii="Consolas" w:hAnsi="Consolas" w:cs="Consolas"/>
          <w:color w:val="000000"/>
          <w:sz w:val="19"/>
          <w:szCs w:val="19"/>
        </w:rPr>
        <w:t xml:space="preserve"> :</w:t>
      </w:r>
      <w:proofErr w:type="gramEnd"/>
      <w:r w:rsidR="00395984">
        <w:rPr>
          <w:rFonts w:ascii="Consolas" w:hAnsi="Consolas" w:cs="Consolas"/>
          <w:color w:val="000000"/>
          <w:sz w:val="19"/>
          <w:szCs w:val="19"/>
        </w:rPr>
        <w:t xml:space="preserve"> </w:t>
      </w:r>
      <w:proofErr w:type="spellStart"/>
      <w:r w:rsidR="00395984" w:rsidRPr="00EA7E71">
        <w:rPr>
          <w:rFonts w:ascii="Consolas" w:hAnsi="Consolas" w:cs="Consolas"/>
          <w:color w:val="2B91AF"/>
          <w:sz w:val="19"/>
          <w:szCs w:val="19"/>
        </w:rPr>
        <w:t>IClientIPAddressResolver</w:t>
      </w:r>
      <w:proofErr w:type="spellEnd"/>
    </w:p>
    <w:p w14:paraId="6E554B9A" w14:textId="52FFB697" w:rsidR="009D671D" w:rsidRDefault="009D671D" w:rsidP="005565EF">
      <w:pPr>
        <w:pStyle w:val="ListParagraph"/>
        <w:numPr>
          <w:ilvl w:val="0"/>
          <w:numId w:val="23"/>
        </w:numPr>
      </w:pPr>
      <w:r>
        <w:t xml:space="preserve">Use the </w:t>
      </w:r>
      <w:r>
        <w:rPr>
          <w:b/>
        </w:rPr>
        <w:t>Quick Actions</w:t>
      </w:r>
      <w:r>
        <w:t xml:space="preserve"> icon a second time to </w:t>
      </w:r>
      <w:r w:rsidR="00676946">
        <w:rPr>
          <w:b/>
        </w:rPr>
        <w:t>Implement interface</w:t>
      </w:r>
      <w:r w:rsidR="00676946">
        <w:t>.</w:t>
      </w:r>
    </w:p>
    <w:p w14:paraId="370C99E5" w14:textId="0A5AB377" w:rsidR="00F02439" w:rsidRDefault="00F02439" w:rsidP="005565EF">
      <w:pPr>
        <w:pStyle w:val="ListParagraph"/>
        <w:numPr>
          <w:ilvl w:val="0"/>
          <w:numId w:val="23"/>
        </w:numPr>
      </w:pPr>
      <w:r>
        <w:t xml:space="preserve">Add the following code inside the body of the </w:t>
      </w:r>
      <w:proofErr w:type="spellStart"/>
      <w:r w:rsidR="00C801E5">
        <w:rPr>
          <w:b/>
        </w:rPr>
        <w:t>ResolveAddress</w:t>
      </w:r>
      <w:proofErr w:type="spellEnd"/>
      <w:r w:rsidR="00C801E5">
        <w:t xml:space="preserve"> method:</w:t>
      </w:r>
    </w:p>
    <w:p w14:paraId="4C411A35" w14:textId="77777777" w:rsidR="0056243F" w:rsidRPr="006E7EFF" w:rsidRDefault="0056243F" w:rsidP="006E7EFF">
      <w:pPr>
        <w:autoSpaceDE w:val="0"/>
        <w:autoSpaceDN w:val="0"/>
        <w:adjustRightInd w:val="0"/>
        <w:spacing w:after="0" w:line="240" w:lineRule="auto"/>
        <w:rPr>
          <w:rFonts w:ascii="Consolas" w:hAnsi="Consolas" w:cs="Consolas"/>
          <w:color w:val="000000"/>
          <w:sz w:val="19"/>
          <w:szCs w:val="19"/>
        </w:rPr>
      </w:pPr>
      <w:proofErr w:type="spellStart"/>
      <w:r w:rsidRPr="006E7EFF">
        <w:rPr>
          <w:rFonts w:ascii="Consolas" w:hAnsi="Consolas" w:cs="Consolas"/>
          <w:color w:val="2B91AF"/>
          <w:sz w:val="19"/>
          <w:szCs w:val="19"/>
        </w:rPr>
        <w:t>IPAddress</w:t>
      </w:r>
      <w:proofErr w:type="spellEnd"/>
      <w:r w:rsidRPr="006E7EFF">
        <w:rPr>
          <w:rFonts w:ascii="Consolas" w:hAnsi="Consolas" w:cs="Consolas"/>
          <w:color w:val="000000"/>
          <w:sz w:val="19"/>
          <w:szCs w:val="19"/>
        </w:rPr>
        <w:t xml:space="preserve"> </w:t>
      </w:r>
      <w:proofErr w:type="spellStart"/>
      <w:r w:rsidRPr="006E7EFF">
        <w:rPr>
          <w:rFonts w:ascii="Consolas" w:hAnsi="Consolas" w:cs="Consolas"/>
          <w:color w:val="000000"/>
          <w:sz w:val="19"/>
          <w:szCs w:val="19"/>
        </w:rPr>
        <w:t>pAddress</w:t>
      </w:r>
      <w:proofErr w:type="spellEnd"/>
      <w:r w:rsidRPr="006E7EFF">
        <w:rPr>
          <w:rFonts w:ascii="Consolas" w:hAnsi="Consolas" w:cs="Consolas"/>
          <w:color w:val="000000"/>
          <w:sz w:val="19"/>
          <w:szCs w:val="19"/>
        </w:rPr>
        <w:t>;</w:t>
      </w:r>
    </w:p>
    <w:p w14:paraId="789744F5" w14:textId="77777777" w:rsidR="0056243F" w:rsidRPr="006E7EFF" w:rsidRDefault="0056243F" w:rsidP="006E7EFF">
      <w:pPr>
        <w:autoSpaceDE w:val="0"/>
        <w:autoSpaceDN w:val="0"/>
        <w:adjustRightInd w:val="0"/>
        <w:spacing w:after="0" w:line="240" w:lineRule="auto"/>
        <w:rPr>
          <w:rFonts w:ascii="Consolas" w:hAnsi="Consolas" w:cs="Consolas"/>
          <w:color w:val="000000"/>
          <w:sz w:val="19"/>
          <w:szCs w:val="19"/>
        </w:rPr>
      </w:pPr>
      <w:r w:rsidRPr="006E7EFF">
        <w:rPr>
          <w:rFonts w:ascii="Consolas" w:hAnsi="Consolas" w:cs="Consolas"/>
          <w:color w:val="0000FF"/>
          <w:sz w:val="19"/>
          <w:szCs w:val="19"/>
        </w:rPr>
        <w:t>if</w:t>
      </w:r>
      <w:r w:rsidRPr="006E7EFF">
        <w:rPr>
          <w:rFonts w:ascii="Consolas" w:hAnsi="Consolas" w:cs="Consolas"/>
          <w:color w:val="000000"/>
          <w:sz w:val="19"/>
          <w:szCs w:val="19"/>
        </w:rPr>
        <w:t xml:space="preserve"> (</w:t>
      </w:r>
      <w:proofErr w:type="spellStart"/>
      <w:proofErr w:type="gramStart"/>
      <w:r w:rsidRPr="006E7EFF">
        <w:rPr>
          <w:rFonts w:ascii="Consolas" w:hAnsi="Consolas" w:cs="Consolas"/>
          <w:color w:val="000000"/>
          <w:sz w:val="19"/>
          <w:szCs w:val="19"/>
        </w:rPr>
        <w:t>httpContext.Request.UserHostAddress.Equals</w:t>
      </w:r>
      <w:proofErr w:type="spellEnd"/>
      <w:proofErr w:type="gramEnd"/>
      <w:r w:rsidRPr="006E7EFF">
        <w:rPr>
          <w:rFonts w:ascii="Consolas" w:hAnsi="Consolas" w:cs="Consolas"/>
          <w:color w:val="000000"/>
          <w:sz w:val="19"/>
          <w:szCs w:val="19"/>
        </w:rPr>
        <w:t>(</w:t>
      </w:r>
      <w:r w:rsidRPr="006E7EFF">
        <w:rPr>
          <w:rFonts w:ascii="Consolas" w:hAnsi="Consolas" w:cs="Consolas"/>
          <w:color w:val="A31515"/>
          <w:sz w:val="19"/>
          <w:szCs w:val="19"/>
        </w:rPr>
        <w:t>"::1"</w:t>
      </w:r>
      <w:r w:rsidRPr="006E7EFF">
        <w:rPr>
          <w:rFonts w:ascii="Consolas" w:hAnsi="Consolas" w:cs="Consolas"/>
          <w:color w:val="000000"/>
          <w:sz w:val="19"/>
          <w:szCs w:val="19"/>
        </w:rPr>
        <w:t xml:space="preserve">))  </w:t>
      </w:r>
      <w:r w:rsidRPr="006E7EFF">
        <w:rPr>
          <w:rFonts w:ascii="Consolas" w:hAnsi="Consolas" w:cs="Consolas"/>
          <w:color w:val="008000"/>
          <w:sz w:val="19"/>
          <w:szCs w:val="19"/>
        </w:rPr>
        <w:t>// Website is running localhost so define hardcoded a valid IP address</w:t>
      </w:r>
    </w:p>
    <w:p w14:paraId="5E3D65CF" w14:textId="77777777" w:rsidR="0056243F" w:rsidRPr="006E7EFF" w:rsidRDefault="0056243F" w:rsidP="006E7EFF">
      <w:pPr>
        <w:autoSpaceDE w:val="0"/>
        <w:autoSpaceDN w:val="0"/>
        <w:adjustRightInd w:val="0"/>
        <w:spacing w:after="0" w:line="240" w:lineRule="auto"/>
        <w:rPr>
          <w:rFonts w:ascii="Consolas" w:hAnsi="Consolas" w:cs="Consolas"/>
          <w:color w:val="000000"/>
          <w:sz w:val="19"/>
          <w:szCs w:val="19"/>
        </w:rPr>
      </w:pPr>
      <w:r w:rsidRPr="006E7EFF">
        <w:rPr>
          <w:rFonts w:ascii="Consolas" w:hAnsi="Consolas" w:cs="Consolas"/>
          <w:color w:val="000000"/>
          <w:sz w:val="19"/>
          <w:szCs w:val="19"/>
        </w:rPr>
        <w:t>{</w:t>
      </w:r>
    </w:p>
    <w:p w14:paraId="7477AB4F" w14:textId="77777777" w:rsidR="0056243F" w:rsidRPr="006E7EFF" w:rsidRDefault="0056243F" w:rsidP="006E7EFF">
      <w:pPr>
        <w:autoSpaceDE w:val="0"/>
        <w:autoSpaceDN w:val="0"/>
        <w:adjustRightInd w:val="0"/>
        <w:spacing w:after="0" w:line="240" w:lineRule="auto"/>
        <w:rPr>
          <w:rFonts w:ascii="Consolas" w:hAnsi="Consolas" w:cs="Consolas"/>
          <w:color w:val="000000"/>
          <w:sz w:val="19"/>
          <w:szCs w:val="19"/>
        </w:rPr>
      </w:pPr>
      <w:r w:rsidRPr="006E7EFF">
        <w:rPr>
          <w:rFonts w:ascii="Consolas" w:hAnsi="Consolas" w:cs="Consolas"/>
          <w:color w:val="000000"/>
          <w:sz w:val="19"/>
          <w:szCs w:val="19"/>
        </w:rPr>
        <w:t xml:space="preserve">    </w:t>
      </w:r>
      <w:r w:rsidRPr="006E7EFF">
        <w:rPr>
          <w:rFonts w:ascii="Consolas" w:hAnsi="Consolas" w:cs="Consolas"/>
          <w:color w:val="0000FF"/>
          <w:sz w:val="19"/>
          <w:szCs w:val="19"/>
        </w:rPr>
        <w:t>return</w:t>
      </w:r>
      <w:r w:rsidRPr="006E7EFF">
        <w:rPr>
          <w:rFonts w:ascii="Consolas" w:hAnsi="Consolas" w:cs="Consolas"/>
          <w:color w:val="000000"/>
          <w:sz w:val="19"/>
          <w:szCs w:val="19"/>
        </w:rPr>
        <w:t xml:space="preserve"> </w:t>
      </w:r>
      <w:proofErr w:type="spellStart"/>
      <w:r w:rsidRPr="00000F55">
        <w:rPr>
          <w:rFonts w:ascii="Consolas" w:hAnsi="Consolas" w:cs="Consolas"/>
          <w:color w:val="2B91AF"/>
          <w:sz w:val="19"/>
          <w:szCs w:val="19"/>
        </w:rPr>
        <w:t>IPAddress</w:t>
      </w:r>
      <w:r w:rsidRPr="006E7EFF">
        <w:rPr>
          <w:rFonts w:ascii="Consolas" w:hAnsi="Consolas" w:cs="Consolas"/>
          <w:color w:val="000000"/>
          <w:sz w:val="19"/>
          <w:szCs w:val="19"/>
        </w:rPr>
        <w:t>.Parse</w:t>
      </w:r>
      <w:proofErr w:type="spellEnd"/>
      <w:r w:rsidRPr="006E7EFF">
        <w:rPr>
          <w:rFonts w:ascii="Consolas" w:hAnsi="Consolas" w:cs="Consolas"/>
          <w:color w:val="000000"/>
          <w:sz w:val="19"/>
          <w:szCs w:val="19"/>
        </w:rPr>
        <w:t>(</w:t>
      </w:r>
      <w:r w:rsidRPr="006E7EFF">
        <w:rPr>
          <w:rFonts w:ascii="Consolas" w:hAnsi="Consolas" w:cs="Consolas"/>
          <w:color w:val="A31515"/>
          <w:sz w:val="19"/>
          <w:szCs w:val="19"/>
        </w:rPr>
        <w:t>"73.118.88.1"</w:t>
      </w:r>
      <w:r w:rsidRPr="006E7EFF">
        <w:rPr>
          <w:rFonts w:ascii="Consolas" w:hAnsi="Consolas" w:cs="Consolas"/>
          <w:color w:val="000000"/>
          <w:sz w:val="19"/>
          <w:szCs w:val="19"/>
        </w:rPr>
        <w:t>);</w:t>
      </w:r>
    </w:p>
    <w:p w14:paraId="2DF3F23B" w14:textId="77777777" w:rsidR="0056243F" w:rsidRPr="006E7EFF" w:rsidRDefault="0056243F" w:rsidP="006E7EFF">
      <w:pPr>
        <w:autoSpaceDE w:val="0"/>
        <w:autoSpaceDN w:val="0"/>
        <w:adjustRightInd w:val="0"/>
        <w:spacing w:after="0" w:line="240" w:lineRule="auto"/>
        <w:rPr>
          <w:rFonts w:ascii="Consolas" w:hAnsi="Consolas" w:cs="Consolas"/>
          <w:color w:val="000000"/>
          <w:sz w:val="19"/>
          <w:szCs w:val="19"/>
        </w:rPr>
      </w:pPr>
      <w:r w:rsidRPr="006E7EFF">
        <w:rPr>
          <w:rFonts w:ascii="Consolas" w:hAnsi="Consolas" w:cs="Consolas"/>
          <w:color w:val="000000"/>
          <w:sz w:val="19"/>
          <w:szCs w:val="19"/>
        </w:rPr>
        <w:t>}</w:t>
      </w:r>
    </w:p>
    <w:p w14:paraId="02A09715" w14:textId="77777777" w:rsidR="0056243F" w:rsidRPr="006E7EFF" w:rsidRDefault="0056243F" w:rsidP="006E7EFF">
      <w:pPr>
        <w:autoSpaceDE w:val="0"/>
        <w:autoSpaceDN w:val="0"/>
        <w:adjustRightInd w:val="0"/>
        <w:spacing w:after="0" w:line="240" w:lineRule="auto"/>
        <w:rPr>
          <w:rFonts w:ascii="Consolas" w:hAnsi="Consolas" w:cs="Consolas"/>
          <w:color w:val="000000"/>
          <w:sz w:val="19"/>
          <w:szCs w:val="19"/>
        </w:rPr>
      </w:pPr>
      <w:r w:rsidRPr="006E7EFF">
        <w:rPr>
          <w:rFonts w:ascii="Consolas" w:hAnsi="Consolas" w:cs="Consolas"/>
          <w:color w:val="0000FF"/>
          <w:sz w:val="19"/>
          <w:szCs w:val="19"/>
        </w:rPr>
        <w:t>else</w:t>
      </w:r>
      <w:r w:rsidRPr="006E7EFF">
        <w:rPr>
          <w:rFonts w:ascii="Consolas" w:hAnsi="Consolas" w:cs="Consolas"/>
          <w:color w:val="000000"/>
          <w:sz w:val="19"/>
          <w:szCs w:val="19"/>
        </w:rPr>
        <w:t xml:space="preserve"> </w:t>
      </w:r>
      <w:r w:rsidRPr="006E7EFF">
        <w:rPr>
          <w:rFonts w:ascii="Consolas" w:hAnsi="Consolas" w:cs="Consolas"/>
          <w:color w:val="0000FF"/>
          <w:sz w:val="19"/>
          <w:szCs w:val="19"/>
        </w:rPr>
        <w:t>if</w:t>
      </w:r>
      <w:r w:rsidRPr="006E7EFF">
        <w:rPr>
          <w:rFonts w:ascii="Consolas" w:hAnsi="Consolas" w:cs="Consolas"/>
          <w:color w:val="000000"/>
          <w:sz w:val="19"/>
          <w:szCs w:val="19"/>
        </w:rPr>
        <w:t xml:space="preserve"> (</w:t>
      </w:r>
      <w:proofErr w:type="spellStart"/>
      <w:r w:rsidRPr="00000F55">
        <w:rPr>
          <w:rFonts w:ascii="Consolas" w:hAnsi="Consolas" w:cs="Consolas"/>
          <w:color w:val="2B91AF"/>
          <w:sz w:val="19"/>
          <w:szCs w:val="19"/>
        </w:rPr>
        <w:t>IPAddress</w:t>
      </w:r>
      <w:r w:rsidRPr="006E7EFF">
        <w:rPr>
          <w:rFonts w:ascii="Consolas" w:hAnsi="Consolas" w:cs="Consolas"/>
          <w:color w:val="000000"/>
          <w:sz w:val="19"/>
          <w:szCs w:val="19"/>
        </w:rPr>
        <w:t>.TryParse</w:t>
      </w:r>
      <w:proofErr w:type="spellEnd"/>
      <w:r w:rsidRPr="006E7EFF">
        <w:rPr>
          <w:rFonts w:ascii="Consolas" w:hAnsi="Consolas" w:cs="Consolas"/>
          <w:color w:val="000000"/>
          <w:sz w:val="19"/>
          <w:szCs w:val="19"/>
        </w:rPr>
        <w:t>(</w:t>
      </w:r>
      <w:proofErr w:type="spellStart"/>
      <w:proofErr w:type="gramStart"/>
      <w:r w:rsidRPr="006E7EFF">
        <w:rPr>
          <w:rFonts w:ascii="Consolas" w:hAnsi="Consolas" w:cs="Consolas"/>
          <w:color w:val="000000"/>
          <w:sz w:val="19"/>
          <w:szCs w:val="19"/>
        </w:rPr>
        <w:t>httpContext.Request.UserHostAddress</w:t>
      </w:r>
      <w:proofErr w:type="spellEnd"/>
      <w:proofErr w:type="gramEnd"/>
      <w:r w:rsidRPr="006E7EFF">
        <w:rPr>
          <w:rFonts w:ascii="Consolas" w:hAnsi="Consolas" w:cs="Consolas"/>
          <w:color w:val="000000"/>
          <w:sz w:val="19"/>
          <w:szCs w:val="19"/>
        </w:rPr>
        <w:t xml:space="preserve">, </w:t>
      </w:r>
      <w:r w:rsidRPr="006E7EFF">
        <w:rPr>
          <w:rFonts w:ascii="Consolas" w:hAnsi="Consolas" w:cs="Consolas"/>
          <w:color w:val="0000FF"/>
          <w:sz w:val="19"/>
          <w:szCs w:val="19"/>
        </w:rPr>
        <w:t>out</w:t>
      </w:r>
      <w:r w:rsidRPr="006E7EFF">
        <w:rPr>
          <w:rFonts w:ascii="Consolas" w:hAnsi="Consolas" w:cs="Consolas"/>
          <w:color w:val="000000"/>
          <w:sz w:val="19"/>
          <w:szCs w:val="19"/>
        </w:rPr>
        <w:t xml:space="preserve"> </w:t>
      </w:r>
      <w:proofErr w:type="spellStart"/>
      <w:r w:rsidRPr="006E7EFF">
        <w:rPr>
          <w:rFonts w:ascii="Consolas" w:hAnsi="Consolas" w:cs="Consolas"/>
          <w:color w:val="000000"/>
          <w:sz w:val="19"/>
          <w:szCs w:val="19"/>
        </w:rPr>
        <w:t>pAddress</w:t>
      </w:r>
      <w:proofErr w:type="spellEnd"/>
      <w:r w:rsidRPr="006E7EFF">
        <w:rPr>
          <w:rFonts w:ascii="Consolas" w:hAnsi="Consolas" w:cs="Consolas"/>
          <w:color w:val="000000"/>
          <w:sz w:val="19"/>
          <w:szCs w:val="19"/>
        </w:rPr>
        <w:t>))</w:t>
      </w:r>
    </w:p>
    <w:p w14:paraId="65D0A557" w14:textId="77777777" w:rsidR="0056243F" w:rsidRPr="006E7EFF" w:rsidRDefault="0056243F" w:rsidP="006E7EFF">
      <w:pPr>
        <w:autoSpaceDE w:val="0"/>
        <w:autoSpaceDN w:val="0"/>
        <w:adjustRightInd w:val="0"/>
        <w:spacing w:after="0" w:line="240" w:lineRule="auto"/>
        <w:rPr>
          <w:rFonts w:ascii="Consolas" w:hAnsi="Consolas" w:cs="Consolas"/>
          <w:color w:val="000000"/>
          <w:sz w:val="19"/>
          <w:szCs w:val="19"/>
        </w:rPr>
      </w:pPr>
      <w:r w:rsidRPr="006E7EFF">
        <w:rPr>
          <w:rFonts w:ascii="Consolas" w:hAnsi="Consolas" w:cs="Consolas"/>
          <w:color w:val="000000"/>
          <w:sz w:val="19"/>
          <w:szCs w:val="19"/>
        </w:rPr>
        <w:t>{</w:t>
      </w:r>
    </w:p>
    <w:p w14:paraId="1063FAF7" w14:textId="77777777" w:rsidR="0056243F" w:rsidRPr="006E7EFF" w:rsidRDefault="0056243F" w:rsidP="006E7EFF">
      <w:pPr>
        <w:autoSpaceDE w:val="0"/>
        <w:autoSpaceDN w:val="0"/>
        <w:adjustRightInd w:val="0"/>
        <w:spacing w:after="0" w:line="240" w:lineRule="auto"/>
        <w:rPr>
          <w:rFonts w:ascii="Consolas" w:hAnsi="Consolas" w:cs="Consolas"/>
          <w:color w:val="000000"/>
          <w:sz w:val="19"/>
          <w:szCs w:val="19"/>
        </w:rPr>
      </w:pPr>
      <w:r w:rsidRPr="006E7EFF">
        <w:rPr>
          <w:rFonts w:ascii="Consolas" w:hAnsi="Consolas" w:cs="Consolas"/>
          <w:color w:val="000000"/>
          <w:sz w:val="19"/>
          <w:szCs w:val="19"/>
        </w:rPr>
        <w:lastRenderedPageBreak/>
        <w:t xml:space="preserve">    </w:t>
      </w:r>
      <w:r w:rsidRPr="006E7EFF">
        <w:rPr>
          <w:rFonts w:ascii="Consolas" w:hAnsi="Consolas" w:cs="Consolas"/>
          <w:color w:val="0000FF"/>
          <w:sz w:val="19"/>
          <w:szCs w:val="19"/>
        </w:rPr>
        <w:t>return</w:t>
      </w:r>
      <w:r w:rsidRPr="006E7EFF">
        <w:rPr>
          <w:rFonts w:ascii="Consolas" w:hAnsi="Consolas" w:cs="Consolas"/>
          <w:color w:val="000000"/>
          <w:sz w:val="19"/>
          <w:szCs w:val="19"/>
        </w:rPr>
        <w:t xml:space="preserve"> </w:t>
      </w:r>
      <w:proofErr w:type="spellStart"/>
      <w:r w:rsidRPr="006E7EFF">
        <w:rPr>
          <w:rFonts w:ascii="Consolas" w:hAnsi="Consolas" w:cs="Consolas"/>
          <w:color w:val="000000"/>
          <w:sz w:val="19"/>
          <w:szCs w:val="19"/>
        </w:rPr>
        <w:t>pAddress</w:t>
      </w:r>
      <w:proofErr w:type="spellEnd"/>
      <w:r w:rsidRPr="006E7EFF">
        <w:rPr>
          <w:rFonts w:ascii="Consolas" w:hAnsi="Consolas" w:cs="Consolas"/>
          <w:color w:val="000000"/>
          <w:sz w:val="19"/>
          <w:szCs w:val="19"/>
        </w:rPr>
        <w:t>;</w:t>
      </w:r>
    </w:p>
    <w:p w14:paraId="669F7F9D" w14:textId="77777777" w:rsidR="0056243F" w:rsidRPr="006E7EFF" w:rsidRDefault="0056243F" w:rsidP="006E7EFF">
      <w:pPr>
        <w:autoSpaceDE w:val="0"/>
        <w:autoSpaceDN w:val="0"/>
        <w:adjustRightInd w:val="0"/>
        <w:spacing w:after="0" w:line="240" w:lineRule="auto"/>
        <w:rPr>
          <w:rFonts w:ascii="Consolas" w:hAnsi="Consolas" w:cs="Consolas"/>
          <w:color w:val="000000"/>
          <w:sz w:val="19"/>
          <w:szCs w:val="19"/>
        </w:rPr>
      </w:pPr>
      <w:r w:rsidRPr="006E7EFF">
        <w:rPr>
          <w:rFonts w:ascii="Consolas" w:hAnsi="Consolas" w:cs="Consolas"/>
          <w:color w:val="000000"/>
          <w:sz w:val="19"/>
          <w:szCs w:val="19"/>
        </w:rPr>
        <w:t>}</w:t>
      </w:r>
    </w:p>
    <w:p w14:paraId="54A3A24A" w14:textId="71C5FCDB" w:rsidR="00C801E5" w:rsidRDefault="0056243F" w:rsidP="006E7EFF">
      <w:pPr>
        <w:rPr>
          <w:rFonts w:ascii="Consolas" w:hAnsi="Consolas" w:cs="Consolas"/>
          <w:color w:val="000000"/>
          <w:sz w:val="19"/>
          <w:szCs w:val="19"/>
        </w:rPr>
      </w:pPr>
      <w:r w:rsidRPr="006E7EFF">
        <w:rPr>
          <w:rFonts w:ascii="Consolas" w:hAnsi="Consolas" w:cs="Consolas"/>
          <w:color w:val="0000FF"/>
          <w:sz w:val="19"/>
          <w:szCs w:val="19"/>
        </w:rPr>
        <w:t>return</w:t>
      </w:r>
      <w:r w:rsidRPr="006E7EFF">
        <w:rPr>
          <w:rFonts w:ascii="Consolas" w:hAnsi="Consolas" w:cs="Consolas"/>
          <w:color w:val="000000"/>
          <w:sz w:val="19"/>
          <w:szCs w:val="19"/>
        </w:rPr>
        <w:t xml:space="preserve"> </w:t>
      </w:r>
      <w:proofErr w:type="spellStart"/>
      <w:r w:rsidRPr="00000F55">
        <w:rPr>
          <w:rFonts w:ascii="Consolas" w:hAnsi="Consolas" w:cs="Consolas"/>
          <w:color w:val="2B91AF"/>
          <w:sz w:val="19"/>
          <w:szCs w:val="19"/>
        </w:rPr>
        <w:t>IPAddress</w:t>
      </w:r>
      <w:r w:rsidRPr="006E7EFF">
        <w:rPr>
          <w:rFonts w:ascii="Consolas" w:hAnsi="Consolas" w:cs="Consolas"/>
          <w:color w:val="000000"/>
          <w:sz w:val="19"/>
          <w:szCs w:val="19"/>
        </w:rPr>
        <w:t>.None</w:t>
      </w:r>
      <w:proofErr w:type="spellEnd"/>
      <w:r w:rsidRPr="006E7EFF">
        <w:rPr>
          <w:rFonts w:ascii="Consolas" w:hAnsi="Consolas" w:cs="Consolas"/>
          <w:color w:val="000000"/>
          <w:sz w:val="19"/>
          <w:szCs w:val="19"/>
        </w:rPr>
        <w:t>;</w:t>
      </w:r>
    </w:p>
    <w:p w14:paraId="538243C3" w14:textId="41CDE801" w:rsidR="004707D0" w:rsidRDefault="0030501D" w:rsidP="006E7EFF">
      <w:r>
        <w:rPr>
          <w:b/>
        </w:rPr>
        <w:t>Remarks:</w:t>
      </w:r>
      <w:r>
        <w:t xml:space="preserve"> </w:t>
      </w:r>
      <w:r w:rsidR="00530DB4">
        <w:t xml:space="preserve">With the site being accessed with </w:t>
      </w:r>
      <w:r w:rsidR="00530DB4" w:rsidRPr="00D45554">
        <w:rPr>
          <w:b/>
        </w:rPr>
        <w:t>Localhost</w:t>
      </w:r>
      <w:r w:rsidR="00530DB4">
        <w:t xml:space="preserve"> the IP address that the client registers in the request header is </w:t>
      </w:r>
      <w:proofErr w:type="gramStart"/>
      <w:r w:rsidR="00530DB4">
        <w:t>“</w:t>
      </w:r>
      <w:r w:rsidR="00530DB4">
        <w:rPr>
          <w:b/>
        </w:rPr>
        <w:t>::</w:t>
      </w:r>
      <w:proofErr w:type="gramEnd"/>
      <w:r w:rsidR="00530DB4" w:rsidRPr="00530DB4">
        <w:t>1</w:t>
      </w:r>
      <w:r w:rsidR="00530DB4">
        <w:t xml:space="preserve">”, </w:t>
      </w:r>
      <w:r w:rsidR="00D45554">
        <w:t xml:space="preserve">this code is looking for that and replacing it with a valid public IP. </w:t>
      </w:r>
      <w:r w:rsidRPr="00530DB4">
        <w:t>Note</w:t>
      </w:r>
      <w:r>
        <w:t xml:space="preserve"> that the IP address</w:t>
      </w:r>
      <w:r w:rsidR="00FB2A3D">
        <w:t xml:space="preserve">, </w:t>
      </w:r>
      <w:r w:rsidR="0021481D">
        <w:t xml:space="preserve">73.118.88.1, is from my Internet provider and </w:t>
      </w:r>
      <w:proofErr w:type="gramStart"/>
      <w:r w:rsidR="0021481D">
        <w:t>is</w:t>
      </w:r>
      <w:r w:rsidR="001D68BE">
        <w:t xml:space="preserve"> located in</w:t>
      </w:r>
      <w:proofErr w:type="gramEnd"/>
      <w:r w:rsidR="001D68BE">
        <w:t xml:space="preserve"> Florida. To get the geographic location to work for your </w:t>
      </w:r>
      <w:r w:rsidR="001168C8">
        <w:t xml:space="preserve">region you’ll need to find a public IP </w:t>
      </w:r>
      <w:r w:rsidR="00056D7B">
        <w:t>from your area. Either that or change the geographic location criteria to Florida and use the address</w:t>
      </w:r>
      <w:r w:rsidR="00B6321D">
        <w:t xml:space="preserve"> provided in the code.</w:t>
      </w:r>
    </w:p>
    <w:p w14:paraId="4A32E242" w14:textId="65E51E53" w:rsidR="00B6321D" w:rsidRDefault="00B6321D" w:rsidP="006E7EFF">
      <w:r>
        <w:t xml:space="preserve">The last thing needed to make this work is to </w:t>
      </w:r>
      <w:r w:rsidR="00F24A00">
        <w:t xml:space="preserve">replace the out-of-the-box service with this custom </w:t>
      </w:r>
      <w:r w:rsidR="00514487">
        <w:t xml:space="preserve">implementation of </w:t>
      </w:r>
      <w:proofErr w:type="spellStart"/>
      <w:r w:rsidR="00514487">
        <w:rPr>
          <w:b/>
        </w:rPr>
        <w:t>IClientIPAddressProvider</w:t>
      </w:r>
      <w:proofErr w:type="spellEnd"/>
      <w:r w:rsidR="00514487">
        <w:t>. Since we have</w:t>
      </w:r>
      <w:r w:rsidR="00997CF8">
        <w:t xml:space="preserve"> an IOC system in place for </w:t>
      </w:r>
      <w:r w:rsidR="00A36A87">
        <w:t xml:space="preserve">initializing services we just need to use it </w:t>
      </w:r>
      <w:r w:rsidR="00BD4E03">
        <w:t>for our custom service</w:t>
      </w:r>
      <w:r w:rsidR="00173EB4">
        <w:t>.</w:t>
      </w:r>
    </w:p>
    <w:p w14:paraId="21C937B6" w14:textId="23311ACB" w:rsidR="00ED57CF" w:rsidRDefault="00E24B8F" w:rsidP="00ED57CF">
      <w:pPr>
        <w:pStyle w:val="ListParagraph"/>
        <w:numPr>
          <w:ilvl w:val="0"/>
          <w:numId w:val="23"/>
        </w:numPr>
      </w:pPr>
      <w:r>
        <w:t xml:space="preserve">In Visual Studio’s Solution Explorer, right-click the </w:t>
      </w:r>
      <w:r>
        <w:rPr>
          <w:b/>
        </w:rPr>
        <w:t xml:space="preserve">Business | </w:t>
      </w:r>
      <w:r w:rsidR="00EA07AA">
        <w:rPr>
          <w:b/>
        </w:rPr>
        <w:t>Initialization</w:t>
      </w:r>
      <w:r w:rsidR="00EA07AA">
        <w:t xml:space="preserve"> folder and choos</w:t>
      </w:r>
      <w:r w:rsidR="00061BC1">
        <w:t>e</w:t>
      </w:r>
      <w:r w:rsidR="00EA07AA">
        <w:t xml:space="preserve"> </w:t>
      </w:r>
      <w:r w:rsidR="00EA07AA">
        <w:rPr>
          <w:b/>
        </w:rPr>
        <w:t>Add | New Item…</w:t>
      </w:r>
      <w:r w:rsidR="00EA07AA">
        <w:t>.</w:t>
      </w:r>
    </w:p>
    <w:p w14:paraId="77F12402" w14:textId="60E25322" w:rsidR="0078602B" w:rsidRDefault="0078602B" w:rsidP="00ED57CF">
      <w:pPr>
        <w:pStyle w:val="ListParagraph"/>
        <w:numPr>
          <w:ilvl w:val="0"/>
          <w:numId w:val="23"/>
        </w:numPr>
      </w:pPr>
      <w:r>
        <w:t xml:space="preserve">From the </w:t>
      </w:r>
      <w:r>
        <w:rPr>
          <w:b/>
        </w:rPr>
        <w:t>Episerver</w:t>
      </w:r>
      <w:r>
        <w:t xml:space="preserve"> templates choose </w:t>
      </w:r>
      <w:r w:rsidR="00401E7B">
        <w:t xml:space="preserve">the </w:t>
      </w:r>
      <w:r w:rsidR="00401E7B">
        <w:rPr>
          <w:b/>
        </w:rPr>
        <w:t>Initialization Module</w:t>
      </w:r>
      <w:r w:rsidR="00401E7B">
        <w:t xml:space="preserve"> template and name it </w:t>
      </w:r>
      <w:proofErr w:type="spellStart"/>
      <w:r w:rsidR="00401E7B">
        <w:rPr>
          <w:b/>
        </w:rPr>
        <w:t>IPResolverIniti</w:t>
      </w:r>
      <w:r w:rsidR="00FC5307">
        <w:rPr>
          <w:b/>
        </w:rPr>
        <w:t>alizationModule.cs</w:t>
      </w:r>
      <w:proofErr w:type="spellEnd"/>
      <w:r w:rsidR="00FC5307">
        <w:t>.</w:t>
      </w:r>
    </w:p>
    <w:p w14:paraId="659C2015" w14:textId="62FD7095" w:rsidR="00BE671F" w:rsidRDefault="00BE671F" w:rsidP="00ED57CF">
      <w:pPr>
        <w:pStyle w:val="ListParagraph"/>
        <w:numPr>
          <w:ilvl w:val="0"/>
          <w:numId w:val="23"/>
        </w:numPr>
      </w:pPr>
      <w:r>
        <w:t xml:space="preserve">Change the </w:t>
      </w:r>
      <w:r w:rsidR="00723B2F">
        <w:t xml:space="preserve">interface declaration from </w:t>
      </w:r>
      <w:proofErr w:type="spellStart"/>
      <w:r w:rsidR="00723B2F">
        <w:rPr>
          <w:b/>
        </w:rPr>
        <w:t>IInitializableModule</w:t>
      </w:r>
      <w:proofErr w:type="spellEnd"/>
      <w:r w:rsidR="00723B2F">
        <w:t xml:space="preserve"> to </w:t>
      </w:r>
      <w:proofErr w:type="spellStart"/>
      <w:r w:rsidR="00723B2F">
        <w:rPr>
          <w:b/>
        </w:rPr>
        <w:t>IConfigurableModule</w:t>
      </w:r>
      <w:proofErr w:type="spellEnd"/>
      <w:r w:rsidR="00723B2F">
        <w:t xml:space="preserve"> and use th</w:t>
      </w:r>
      <w:r w:rsidR="00D23532">
        <w:t xml:space="preserve">e </w:t>
      </w:r>
      <w:r w:rsidR="00D23532">
        <w:rPr>
          <w:b/>
        </w:rPr>
        <w:t>Quick Action</w:t>
      </w:r>
      <w:r w:rsidR="00D23532">
        <w:t xml:space="preserve"> icon to fix the missing namespace.</w:t>
      </w:r>
    </w:p>
    <w:p w14:paraId="2FD5017C" w14:textId="36FE49DB" w:rsidR="00D23532" w:rsidRDefault="00D23532" w:rsidP="00ED57CF">
      <w:pPr>
        <w:pStyle w:val="ListParagraph"/>
        <w:numPr>
          <w:ilvl w:val="0"/>
          <w:numId w:val="23"/>
        </w:numPr>
      </w:pPr>
      <w:r>
        <w:t xml:space="preserve">Use the </w:t>
      </w:r>
      <w:r>
        <w:rPr>
          <w:b/>
        </w:rPr>
        <w:t>Quick Action</w:t>
      </w:r>
      <w:r>
        <w:t xml:space="preserve"> a second time to </w:t>
      </w:r>
      <w:r w:rsidR="00163B71">
        <w:t xml:space="preserve">implement the interface, adding the missing </w:t>
      </w:r>
      <w:proofErr w:type="spellStart"/>
      <w:r w:rsidR="00163B71">
        <w:rPr>
          <w:b/>
        </w:rPr>
        <w:t>Configure</w:t>
      </w:r>
      <w:r w:rsidR="002D67E7">
        <w:rPr>
          <w:b/>
        </w:rPr>
        <w:t>Container</w:t>
      </w:r>
      <w:proofErr w:type="spellEnd"/>
      <w:r w:rsidR="00163B71">
        <w:t xml:space="preserve"> method.</w:t>
      </w:r>
    </w:p>
    <w:p w14:paraId="54641652" w14:textId="23F61383" w:rsidR="00A973F4" w:rsidRDefault="00A973F4" w:rsidP="00ED57CF">
      <w:pPr>
        <w:pStyle w:val="ListParagraph"/>
        <w:numPr>
          <w:ilvl w:val="0"/>
          <w:numId w:val="23"/>
        </w:numPr>
      </w:pPr>
      <w:r>
        <w:t xml:space="preserve">Add the following code into the </w:t>
      </w:r>
      <w:proofErr w:type="spellStart"/>
      <w:r>
        <w:rPr>
          <w:b/>
        </w:rPr>
        <w:t>ConfigureContainer</w:t>
      </w:r>
      <w:proofErr w:type="spellEnd"/>
      <w:r>
        <w:t xml:space="preserve"> method:</w:t>
      </w:r>
    </w:p>
    <w:p w14:paraId="325758D7" w14:textId="6624ED18" w:rsidR="00A973F4" w:rsidRDefault="00961E4A" w:rsidP="00A973F4">
      <w:pPr>
        <w:rPr>
          <w:rFonts w:ascii="Consolas" w:hAnsi="Consolas" w:cs="Consolas"/>
          <w:color w:val="000000"/>
          <w:sz w:val="19"/>
          <w:szCs w:val="19"/>
        </w:rPr>
      </w:pPr>
      <w:proofErr w:type="spellStart"/>
      <w:proofErr w:type="gramStart"/>
      <w:r>
        <w:rPr>
          <w:rFonts w:ascii="Consolas" w:hAnsi="Consolas" w:cs="Consolas"/>
          <w:color w:val="000000"/>
          <w:sz w:val="19"/>
          <w:szCs w:val="19"/>
        </w:rPr>
        <w:t>context.Services.Intercept</w:t>
      </w:r>
      <w:proofErr w:type="spellEnd"/>
      <w:proofErr w:type="gramEnd"/>
      <w:r>
        <w:rPr>
          <w:rFonts w:ascii="Consolas" w:hAnsi="Consolas" w:cs="Consolas"/>
          <w:color w:val="000000"/>
          <w:sz w:val="19"/>
          <w:szCs w:val="19"/>
        </w:rPr>
        <w:t>&lt;</w:t>
      </w:r>
      <w:proofErr w:type="spellStart"/>
      <w:r w:rsidRPr="00961E4A">
        <w:rPr>
          <w:rFonts w:ascii="Consolas" w:hAnsi="Consolas" w:cs="Consolas"/>
          <w:color w:val="2B91AF"/>
          <w:sz w:val="19"/>
          <w:szCs w:val="19"/>
        </w:rPr>
        <w:t>IClientIPAddressResolver</w:t>
      </w:r>
      <w:proofErr w:type="spellEnd"/>
      <w:r>
        <w:rPr>
          <w:rFonts w:ascii="Consolas" w:hAnsi="Consolas" w:cs="Consolas"/>
          <w:color w:val="000000"/>
          <w:sz w:val="19"/>
          <w:szCs w:val="19"/>
        </w:rPr>
        <w:t xml:space="preserve">&gt;((locator, </w:t>
      </w:r>
      <w:proofErr w:type="spellStart"/>
      <w:r>
        <w:rPr>
          <w:rFonts w:ascii="Consolas" w:hAnsi="Consolas" w:cs="Consolas"/>
          <w:color w:val="000000"/>
          <w:sz w:val="19"/>
          <w:szCs w:val="19"/>
        </w:rPr>
        <w:t>defaultResolver</w:t>
      </w:r>
      <w:proofErr w:type="spellEnd"/>
      <w:r>
        <w:rPr>
          <w:rFonts w:ascii="Consolas" w:hAnsi="Consolas" w:cs="Consolas"/>
          <w:color w:val="000000"/>
          <w:sz w:val="19"/>
          <w:szCs w:val="19"/>
        </w:rPr>
        <w:t xml:space="preserve">) =&gt;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sidRPr="00961E4A">
        <w:rPr>
          <w:rFonts w:ascii="Consolas" w:hAnsi="Consolas" w:cs="Consolas"/>
          <w:color w:val="2B91AF"/>
          <w:sz w:val="19"/>
          <w:szCs w:val="19"/>
        </w:rPr>
        <w:t>CustomIPAddressResolver</w:t>
      </w:r>
      <w:proofErr w:type="spellEnd"/>
      <w:r>
        <w:rPr>
          <w:rFonts w:ascii="Consolas" w:hAnsi="Consolas" w:cs="Consolas"/>
          <w:color w:val="000000"/>
          <w:sz w:val="19"/>
          <w:szCs w:val="19"/>
        </w:rPr>
        <w:t>());</w:t>
      </w:r>
    </w:p>
    <w:p w14:paraId="31A89B72" w14:textId="70494BC9" w:rsidR="0051770C" w:rsidRDefault="00293595" w:rsidP="00A973F4">
      <w:r>
        <w:rPr>
          <w:b/>
        </w:rPr>
        <w:t>Remarks:</w:t>
      </w:r>
      <w:r>
        <w:t xml:space="preserve"> The </w:t>
      </w:r>
      <w:r>
        <w:rPr>
          <w:b/>
        </w:rPr>
        <w:t>Intercept</w:t>
      </w:r>
      <w:r>
        <w:t xml:space="preserve"> method allows you to replace any default services with custom implementations. Note that you can create an overloaded constructor for </w:t>
      </w:r>
      <w:r w:rsidR="001358E7">
        <w:t>your</w:t>
      </w:r>
      <w:r>
        <w:t xml:space="preserve"> cus</w:t>
      </w:r>
      <w:r w:rsidR="00D12520">
        <w:t xml:space="preserve">tom service and pass the default implementation in so that you can reuse any logic from the default you like. In </w:t>
      </w:r>
      <w:r w:rsidR="001F2F70">
        <w:t xml:space="preserve">our </w:t>
      </w:r>
      <w:r w:rsidR="001F2F70">
        <w:rPr>
          <w:b/>
        </w:rPr>
        <w:t>IClientIPAddressResolver</w:t>
      </w:r>
      <w:r w:rsidR="001F2F70">
        <w:t xml:space="preserve"> example that’s not necessary.</w:t>
      </w:r>
    </w:p>
    <w:p w14:paraId="5FC013E1" w14:textId="204D425F" w:rsidR="005E1A60" w:rsidRPr="001F2F70" w:rsidRDefault="005E1A60" w:rsidP="005E1A60">
      <w:pPr>
        <w:pStyle w:val="ListParagraph"/>
        <w:numPr>
          <w:ilvl w:val="0"/>
          <w:numId w:val="23"/>
        </w:numPr>
      </w:pPr>
      <w:r>
        <w:t>Run the site and you should now see the Illuminati text. If you don’t, you might need to adjust the region value to reflect the public IP you used.</w:t>
      </w:r>
    </w:p>
    <w:p w14:paraId="0B7F9813" w14:textId="08BD5783" w:rsidR="00F50AB0" w:rsidRPr="00B42092" w:rsidRDefault="00F50AB0" w:rsidP="00F50AB0">
      <w:pPr>
        <w:rPr>
          <w:lang w:val="en-GB" w:eastAsia="sv-SE"/>
        </w:rPr>
      </w:pPr>
    </w:p>
    <w:sectPr w:rsidR="00F50AB0" w:rsidRPr="00B42092" w:rsidSect="008A5331">
      <w:headerReference w:type="default" r:id="rId66"/>
      <w:footerReference w:type="default" r:id="rId6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7656E8" w14:textId="77777777" w:rsidR="003C628B" w:rsidRDefault="003C628B" w:rsidP="00944EA2">
      <w:pPr>
        <w:spacing w:after="0" w:line="240" w:lineRule="auto"/>
      </w:pPr>
      <w:r>
        <w:separator/>
      </w:r>
    </w:p>
  </w:endnote>
  <w:endnote w:type="continuationSeparator" w:id="0">
    <w:p w14:paraId="52E258CD" w14:textId="77777777" w:rsidR="003C628B" w:rsidRDefault="003C628B" w:rsidP="00944E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NeueLT Std">
    <w:altName w:val="Arial"/>
    <w:panose1 w:val="00000000000000000000"/>
    <w:charset w:val="00"/>
    <w:family w:val="swiss"/>
    <w:notTrueType/>
    <w:pitch w:val="variable"/>
    <w:sig w:usb0="800000AF" w:usb1="4000204A"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A8BB89" w14:textId="089E1E00" w:rsidR="00D20A08" w:rsidRDefault="00D20A08">
    <w:pPr>
      <w:pStyle w:val="Footer"/>
    </w:pPr>
    <w:r>
      <w:rPr>
        <w:noProof/>
      </w:rPr>
      <w:fldChar w:fldCharType="begin"/>
    </w:r>
    <w:r>
      <w:rPr>
        <w:noProof/>
      </w:rPr>
      <w:instrText xml:space="preserve"> STYLEREF  "Heading 2"  \* MERGEFORMAT </w:instrText>
    </w:r>
    <w:r>
      <w:rPr>
        <w:noProof/>
      </w:rPr>
      <w:fldChar w:fldCharType="separate"/>
    </w:r>
    <w:r w:rsidR="001C417C">
      <w:rPr>
        <w:noProof/>
      </w:rPr>
      <w:t>Out-of-the-box StructureMap</w:t>
    </w:r>
    <w:r>
      <w:rPr>
        <w:noProof/>
      </w:rPr>
      <w:fldChar w:fldCharType="end"/>
    </w:r>
    <w:r>
      <w:tab/>
    </w:r>
    <w:sdt>
      <w:sdtPr>
        <w:id w:val="-133545498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t>2</w:t>
        </w:r>
        <w:r>
          <w:rPr>
            <w:noProof/>
          </w:rPr>
          <w:fldChar w:fldCharType="end"/>
        </w:r>
        <w:r>
          <w:rPr>
            <w:noProof/>
          </w:rPr>
          <w:t xml:space="preserve"> of </w:t>
        </w:r>
        <w:r>
          <w:rPr>
            <w:noProof/>
          </w:rPr>
          <w:fldChar w:fldCharType="begin"/>
        </w:r>
        <w:r>
          <w:rPr>
            <w:noProof/>
          </w:rPr>
          <w:instrText xml:space="preserve"> NUMPAGES   \* MERGEFORMAT </w:instrText>
        </w:r>
        <w:r>
          <w:rPr>
            <w:noProof/>
          </w:rPr>
          <w:fldChar w:fldCharType="separate"/>
        </w:r>
        <w:r>
          <w:rPr>
            <w:noProof/>
          </w:rPr>
          <w:t>216</w:t>
        </w:r>
        <w:r>
          <w:rPr>
            <w:noProof/>
          </w:rPr>
          <w:fldChar w:fldCharType="end"/>
        </w:r>
      </w:sdtContent>
    </w:sdt>
  </w:p>
  <w:p w14:paraId="2150F382" w14:textId="77777777" w:rsidR="00D20A08" w:rsidRDefault="00D20A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EB3A4B" w14:textId="77777777" w:rsidR="003C628B" w:rsidRDefault="003C628B" w:rsidP="00944EA2">
      <w:pPr>
        <w:spacing w:after="0" w:line="240" w:lineRule="auto"/>
      </w:pPr>
      <w:r>
        <w:separator/>
      </w:r>
    </w:p>
  </w:footnote>
  <w:footnote w:type="continuationSeparator" w:id="0">
    <w:p w14:paraId="2430D70B" w14:textId="77777777" w:rsidR="003C628B" w:rsidRDefault="003C628B" w:rsidP="00944E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247B60" w14:textId="52CBC8F6" w:rsidR="00A11C30" w:rsidRDefault="00A11C30" w:rsidP="00A11C30">
    <w:pPr>
      <w:pStyle w:val="Header"/>
    </w:pPr>
    <w:r>
      <w:t>Copyright © 2019 Episerver. All rights reserved.</w:t>
    </w:r>
    <w:r>
      <w:rPr>
        <w:noProof/>
        <w:lang w:val="en-GB" w:eastAsia="en-GB"/>
      </w:rPr>
      <w:drawing>
        <wp:anchor distT="0" distB="0" distL="114300" distR="114300" simplePos="0" relativeHeight="251659264" behindDoc="0" locked="0" layoutInCell="1" allowOverlap="1" wp14:anchorId="799DCBA4" wp14:editId="359A5481">
          <wp:simplePos x="0" y="0"/>
          <wp:positionH relativeFrom="margin">
            <wp:align>right</wp:align>
          </wp:positionH>
          <wp:positionV relativeFrom="paragraph">
            <wp:posOffset>-87630</wp:posOffset>
          </wp:positionV>
          <wp:extent cx="885825" cy="360657"/>
          <wp:effectExtent l="0" t="0" r="0" b="1905"/>
          <wp:wrapThrough wrapText="bothSides">
            <wp:wrapPolygon edited="0">
              <wp:start x="2787" y="0"/>
              <wp:lineTo x="0" y="8000"/>
              <wp:lineTo x="0" y="16000"/>
              <wp:lineTo x="8826" y="20571"/>
              <wp:lineTo x="11613" y="20571"/>
              <wp:lineTo x="20903" y="17143"/>
              <wp:lineTo x="20903" y="9143"/>
              <wp:lineTo x="19045" y="0"/>
              <wp:lineTo x="2787" y="0"/>
            </wp:wrapPolygon>
          </wp:wrapThrough>
          <wp:docPr id="259" name="Picture 259" descr="C:\Users\mano\AppData\Local\Microsoft\Windows\Temporary Internet Files\Content.Word\Episerver_Color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no\AppData\Local\Microsoft\Windows\Temporary Internet Files\Content.Word\Episerver_Color_RGB.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85825" cy="36065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0A1F04" w14:textId="50406E14" w:rsidR="00944EA2" w:rsidRDefault="00944EA2">
    <w:pPr>
      <w:pStyle w:val="Header"/>
    </w:pPr>
  </w:p>
  <w:p w14:paraId="41FCF471" w14:textId="77777777" w:rsidR="00944EA2" w:rsidRDefault="00944E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4064D82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6.3pt;height:26.3pt" o:bullet="t">
        <v:imagedata r:id="rId1" o:title="Note"/>
      </v:shape>
    </w:pict>
  </w:numPicBullet>
  <w:abstractNum w:abstractNumId="0" w15:restartNumberingAfterBreak="0">
    <w:nsid w:val="00AB5F94"/>
    <w:multiLevelType w:val="hybridMultilevel"/>
    <w:tmpl w:val="BEC4DF74"/>
    <w:lvl w:ilvl="0" w:tplc="08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C25394"/>
    <w:multiLevelType w:val="hybridMultilevel"/>
    <w:tmpl w:val="308A8F1E"/>
    <w:lvl w:ilvl="0" w:tplc="5900D7A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AB61F6"/>
    <w:multiLevelType w:val="hybridMultilevel"/>
    <w:tmpl w:val="FBA0ED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7B0AA8"/>
    <w:multiLevelType w:val="hybridMultilevel"/>
    <w:tmpl w:val="F7DEC3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4E2B16"/>
    <w:multiLevelType w:val="hybridMultilevel"/>
    <w:tmpl w:val="3E7A4592"/>
    <w:lvl w:ilvl="0" w:tplc="12E8C5A0">
      <w:start w:val="1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C03459"/>
    <w:multiLevelType w:val="hybridMultilevel"/>
    <w:tmpl w:val="F86A89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9E67D3"/>
    <w:multiLevelType w:val="hybridMultilevel"/>
    <w:tmpl w:val="2F264D1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1E84047"/>
    <w:multiLevelType w:val="hybridMultilevel"/>
    <w:tmpl w:val="70FE62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EC53B6"/>
    <w:multiLevelType w:val="hybridMultilevel"/>
    <w:tmpl w:val="BCDA67A2"/>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60E6D6C"/>
    <w:multiLevelType w:val="hybridMultilevel"/>
    <w:tmpl w:val="FDF41B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6592E63"/>
    <w:multiLevelType w:val="hybridMultilevel"/>
    <w:tmpl w:val="814E355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6687D83"/>
    <w:multiLevelType w:val="hybridMultilevel"/>
    <w:tmpl w:val="3230B8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357E25"/>
    <w:multiLevelType w:val="hybridMultilevel"/>
    <w:tmpl w:val="005AE55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D440828"/>
    <w:multiLevelType w:val="hybridMultilevel"/>
    <w:tmpl w:val="468AA1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F6A0810"/>
    <w:multiLevelType w:val="hybridMultilevel"/>
    <w:tmpl w:val="ED4C42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4070F64"/>
    <w:multiLevelType w:val="hybridMultilevel"/>
    <w:tmpl w:val="30CEA450"/>
    <w:lvl w:ilvl="0" w:tplc="DB4222B2">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4872FA4"/>
    <w:multiLevelType w:val="hybridMultilevel"/>
    <w:tmpl w:val="5CE67EC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DF62B1E"/>
    <w:multiLevelType w:val="hybridMultilevel"/>
    <w:tmpl w:val="EBF47510"/>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9F54EEB"/>
    <w:multiLevelType w:val="hybridMultilevel"/>
    <w:tmpl w:val="4DC4C062"/>
    <w:lvl w:ilvl="0" w:tplc="A64C19A6">
      <w:start w:val="1"/>
      <w:numFmt w:val="bullet"/>
      <w:pStyle w:val="NoteBox"/>
      <w:lvlText w:val=""/>
      <w:lvlPicBulletId w:val="0"/>
      <w:lvlJc w:val="left"/>
      <w:pPr>
        <w:ind w:left="360" w:hanging="360"/>
      </w:pPr>
      <w:rPr>
        <w:rFonts w:ascii="Symbol" w:hAnsi="Symbol" w:hint="default"/>
        <w:color w:val="auto"/>
        <w:sz w:val="32"/>
      </w:rPr>
    </w:lvl>
    <w:lvl w:ilvl="1" w:tplc="041D0003" w:tentative="1">
      <w:start w:val="1"/>
      <w:numFmt w:val="bullet"/>
      <w:lvlText w:val="o"/>
      <w:lvlJc w:val="left"/>
      <w:pPr>
        <w:ind w:left="1666" w:hanging="360"/>
      </w:pPr>
      <w:rPr>
        <w:rFonts w:ascii="Courier New" w:hAnsi="Courier New" w:cs="Courier New" w:hint="default"/>
      </w:rPr>
    </w:lvl>
    <w:lvl w:ilvl="2" w:tplc="041D0005" w:tentative="1">
      <w:start w:val="1"/>
      <w:numFmt w:val="bullet"/>
      <w:lvlText w:val=""/>
      <w:lvlJc w:val="left"/>
      <w:pPr>
        <w:ind w:left="2386" w:hanging="360"/>
      </w:pPr>
      <w:rPr>
        <w:rFonts w:ascii="Wingdings" w:hAnsi="Wingdings" w:hint="default"/>
      </w:rPr>
    </w:lvl>
    <w:lvl w:ilvl="3" w:tplc="041D0001" w:tentative="1">
      <w:start w:val="1"/>
      <w:numFmt w:val="bullet"/>
      <w:lvlText w:val=""/>
      <w:lvlJc w:val="left"/>
      <w:pPr>
        <w:ind w:left="3106" w:hanging="360"/>
      </w:pPr>
      <w:rPr>
        <w:rFonts w:ascii="Symbol" w:hAnsi="Symbol" w:hint="default"/>
      </w:rPr>
    </w:lvl>
    <w:lvl w:ilvl="4" w:tplc="041D0003" w:tentative="1">
      <w:start w:val="1"/>
      <w:numFmt w:val="bullet"/>
      <w:lvlText w:val="o"/>
      <w:lvlJc w:val="left"/>
      <w:pPr>
        <w:ind w:left="3826" w:hanging="360"/>
      </w:pPr>
      <w:rPr>
        <w:rFonts w:ascii="Courier New" w:hAnsi="Courier New" w:cs="Courier New" w:hint="default"/>
      </w:rPr>
    </w:lvl>
    <w:lvl w:ilvl="5" w:tplc="041D0005" w:tentative="1">
      <w:start w:val="1"/>
      <w:numFmt w:val="bullet"/>
      <w:lvlText w:val=""/>
      <w:lvlJc w:val="left"/>
      <w:pPr>
        <w:ind w:left="4546" w:hanging="360"/>
      </w:pPr>
      <w:rPr>
        <w:rFonts w:ascii="Wingdings" w:hAnsi="Wingdings" w:hint="default"/>
      </w:rPr>
    </w:lvl>
    <w:lvl w:ilvl="6" w:tplc="041D0001" w:tentative="1">
      <w:start w:val="1"/>
      <w:numFmt w:val="bullet"/>
      <w:lvlText w:val=""/>
      <w:lvlJc w:val="left"/>
      <w:pPr>
        <w:ind w:left="5266" w:hanging="360"/>
      </w:pPr>
      <w:rPr>
        <w:rFonts w:ascii="Symbol" w:hAnsi="Symbol" w:hint="default"/>
      </w:rPr>
    </w:lvl>
    <w:lvl w:ilvl="7" w:tplc="041D0003" w:tentative="1">
      <w:start w:val="1"/>
      <w:numFmt w:val="bullet"/>
      <w:lvlText w:val="o"/>
      <w:lvlJc w:val="left"/>
      <w:pPr>
        <w:ind w:left="5986" w:hanging="360"/>
      </w:pPr>
      <w:rPr>
        <w:rFonts w:ascii="Courier New" w:hAnsi="Courier New" w:cs="Courier New" w:hint="default"/>
      </w:rPr>
    </w:lvl>
    <w:lvl w:ilvl="8" w:tplc="041D0005" w:tentative="1">
      <w:start w:val="1"/>
      <w:numFmt w:val="bullet"/>
      <w:lvlText w:val=""/>
      <w:lvlJc w:val="left"/>
      <w:pPr>
        <w:ind w:left="6706" w:hanging="360"/>
      </w:pPr>
      <w:rPr>
        <w:rFonts w:ascii="Wingdings" w:hAnsi="Wingdings" w:hint="default"/>
      </w:rPr>
    </w:lvl>
  </w:abstractNum>
  <w:abstractNum w:abstractNumId="19" w15:restartNumberingAfterBreak="0">
    <w:nsid w:val="5A6530C7"/>
    <w:multiLevelType w:val="hybridMultilevel"/>
    <w:tmpl w:val="E2244558"/>
    <w:lvl w:ilvl="0" w:tplc="3818544E">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C9D2CBB"/>
    <w:multiLevelType w:val="hybridMultilevel"/>
    <w:tmpl w:val="6CA0D294"/>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D0002BA"/>
    <w:multiLevelType w:val="hybridMultilevel"/>
    <w:tmpl w:val="EBF47510"/>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DB11204"/>
    <w:multiLevelType w:val="hybridMultilevel"/>
    <w:tmpl w:val="B204D9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1C5015A"/>
    <w:multiLevelType w:val="hybridMultilevel"/>
    <w:tmpl w:val="047C72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1F83B9A"/>
    <w:multiLevelType w:val="hybridMultilevel"/>
    <w:tmpl w:val="D53E548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6C6106B"/>
    <w:multiLevelType w:val="hybridMultilevel"/>
    <w:tmpl w:val="381865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6863E30"/>
    <w:multiLevelType w:val="hybridMultilevel"/>
    <w:tmpl w:val="F33CF7FE"/>
    <w:lvl w:ilvl="0" w:tplc="7D7EA922">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8E96210"/>
    <w:multiLevelType w:val="hybridMultilevel"/>
    <w:tmpl w:val="F37ED1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9D36A78"/>
    <w:multiLevelType w:val="hybridMultilevel"/>
    <w:tmpl w:val="EB1408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A817209"/>
    <w:multiLevelType w:val="hybridMultilevel"/>
    <w:tmpl w:val="F47820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C146F80"/>
    <w:multiLevelType w:val="hybridMultilevel"/>
    <w:tmpl w:val="F4DEB3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1"/>
  </w:num>
  <w:num w:numId="3">
    <w:abstractNumId w:val="18"/>
  </w:num>
  <w:num w:numId="4">
    <w:abstractNumId w:val="20"/>
  </w:num>
  <w:num w:numId="5">
    <w:abstractNumId w:val="10"/>
  </w:num>
  <w:num w:numId="6">
    <w:abstractNumId w:val="22"/>
  </w:num>
  <w:num w:numId="7">
    <w:abstractNumId w:val="21"/>
  </w:num>
  <w:num w:numId="8">
    <w:abstractNumId w:val="16"/>
  </w:num>
  <w:num w:numId="9">
    <w:abstractNumId w:val="12"/>
  </w:num>
  <w:num w:numId="10">
    <w:abstractNumId w:val="17"/>
  </w:num>
  <w:num w:numId="11">
    <w:abstractNumId w:val="7"/>
  </w:num>
  <w:num w:numId="12">
    <w:abstractNumId w:val="24"/>
  </w:num>
  <w:num w:numId="13">
    <w:abstractNumId w:val="8"/>
  </w:num>
  <w:num w:numId="14">
    <w:abstractNumId w:val="4"/>
  </w:num>
  <w:num w:numId="15">
    <w:abstractNumId w:val="6"/>
  </w:num>
  <w:num w:numId="16">
    <w:abstractNumId w:val="0"/>
  </w:num>
  <w:num w:numId="17">
    <w:abstractNumId w:val="9"/>
  </w:num>
  <w:num w:numId="18">
    <w:abstractNumId w:val="28"/>
  </w:num>
  <w:num w:numId="19">
    <w:abstractNumId w:val="29"/>
  </w:num>
  <w:num w:numId="20">
    <w:abstractNumId w:val="15"/>
  </w:num>
  <w:num w:numId="21">
    <w:abstractNumId w:val="30"/>
  </w:num>
  <w:num w:numId="22">
    <w:abstractNumId w:val="3"/>
  </w:num>
  <w:num w:numId="23">
    <w:abstractNumId w:val="13"/>
  </w:num>
  <w:num w:numId="24">
    <w:abstractNumId w:val="14"/>
  </w:num>
  <w:num w:numId="25">
    <w:abstractNumId w:val="25"/>
  </w:num>
  <w:num w:numId="26">
    <w:abstractNumId w:val="23"/>
  </w:num>
  <w:num w:numId="27">
    <w:abstractNumId w:val="27"/>
  </w:num>
  <w:num w:numId="28">
    <w:abstractNumId w:val="19"/>
  </w:num>
  <w:num w:numId="29">
    <w:abstractNumId w:val="2"/>
  </w:num>
  <w:num w:numId="30">
    <w:abstractNumId w:val="1"/>
  </w:num>
  <w:num w:numId="31">
    <w:abstractNumId w:val="26"/>
  </w:num>
  <w:numIdMacAtCleanup w:val="1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ruce Gordon">
    <w15:presenceInfo w15:providerId="Windows Live" w15:userId="7bba1f0b1e1064c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2FB8"/>
    <w:rsid w:val="00000338"/>
    <w:rsid w:val="00000F55"/>
    <w:rsid w:val="00007A59"/>
    <w:rsid w:val="0001020D"/>
    <w:rsid w:val="00013A9D"/>
    <w:rsid w:val="00015D4F"/>
    <w:rsid w:val="00027C83"/>
    <w:rsid w:val="00032C79"/>
    <w:rsid w:val="0003338F"/>
    <w:rsid w:val="00035382"/>
    <w:rsid w:val="00037495"/>
    <w:rsid w:val="00037E5F"/>
    <w:rsid w:val="00040096"/>
    <w:rsid w:val="0004403C"/>
    <w:rsid w:val="00044B5B"/>
    <w:rsid w:val="000461D4"/>
    <w:rsid w:val="00053184"/>
    <w:rsid w:val="00053DC9"/>
    <w:rsid w:val="00055C39"/>
    <w:rsid w:val="00055FCA"/>
    <w:rsid w:val="00056D7B"/>
    <w:rsid w:val="000578B6"/>
    <w:rsid w:val="00060210"/>
    <w:rsid w:val="00061A34"/>
    <w:rsid w:val="00061BC1"/>
    <w:rsid w:val="00062A04"/>
    <w:rsid w:val="00070B37"/>
    <w:rsid w:val="0008433F"/>
    <w:rsid w:val="000848AA"/>
    <w:rsid w:val="0008658B"/>
    <w:rsid w:val="00087D59"/>
    <w:rsid w:val="00090070"/>
    <w:rsid w:val="00094D20"/>
    <w:rsid w:val="000952A6"/>
    <w:rsid w:val="000A08DD"/>
    <w:rsid w:val="000A17E4"/>
    <w:rsid w:val="000A337D"/>
    <w:rsid w:val="000A43DF"/>
    <w:rsid w:val="000A5ECD"/>
    <w:rsid w:val="000B4BBF"/>
    <w:rsid w:val="000B4C97"/>
    <w:rsid w:val="000B60E0"/>
    <w:rsid w:val="000B7BFF"/>
    <w:rsid w:val="000C4211"/>
    <w:rsid w:val="000D229A"/>
    <w:rsid w:val="000D2FA2"/>
    <w:rsid w:val="000D3CCA"/>
    <w:rsid w:val="000D4F97"/>
    <w:rsid w:val="000D5F47"/>
    <w:rsid w:val="000E0CEC"/>
    <w:rsid w:val="000F4498"/>
    <w:rsid w:val="000F4A6D"/>
    <w:rsid w:val="000F7CC4"/>
    <w:rsid w:val="00101845"/>
    <w:rsid w:val="0010358A"/>
    <w:rsid w:val="00103A44"/>
    <w:rsid w:val="00106874"/>
    <w:rsid w:val="001068AA"/>
    <w:rsid w:val="001113F8"/>
    <w:rsid w:val="00113B23"/>
    <w:rsid w:val="001168C8"/>
    <w:rsid w:val="00120B96"/>
    <w:rsid w:val="00121877"/>
    <w:rsid w:val="00122A2A"/>
    <w:rsid w:val="0012399E"/>
    <w:rsid w:val="00125C82"/>
    <w:rsid w:val="001262FC"/>
    <w:rsid w:val="001303A3"/>
    <w:rsid w:val="00131648"/>
    <w:rsid w:val="001358E7"/>
    <w:rsid w:val="00137189"/>
    <w:rsid w:val="00137A2B"/>
    <w:rsid w:val="0014456F"/>
    <w:rsid w:val="00145806"/>
    <w:rsid w:val="001467BC"/>
    <w:rsid w:val="00146C89"/>
    <w:rsid w:val="00153EF4"/>
    <w:rsid w:val="00163B71"/>
    <w:rsid w:val="00171554"/>
    <w:rsid w:val="00173EB4"/>
    <w:rsid w:val="0017596A"/>
    <w:rsid w:val="00176CE3"/>
    <w:rsid w:val="0018046D"/>
    <w:rsid w:val="0018085C"/>
    <w:rsid w:val="001819F5"/>
    <w:rsid w:val="0018396A"/>
    <w:rsid w:val="00183C14"/>
    <w:rsid w:val="001871D3"/>
    <w:rsid w:val="00191726"/>
    <w:rsid w:val="0019360A"/>
    <w:rsid w:val="001936FF"/>
    <w:rsid w:val="001A0F2E"/>
    <w:rsid w:val="001A6C94"/>
    <w:rsid w:val="001A755F"/>
    <w:rsid w:val="001B20E7"/>
    <w:rsid w:val="001B25B9"/>
    <w:rsid w:val="001B3B7B"/>
    <w:rsid w:val="001B7868"/>
    <w:rsid w:val="001B7C91"/>
    <w:rsid w:val="001C0D82"/>
    <w:rsid w:val="001C417C"/>
    <w:rsid w:val="001D4F9A"/>
    <w:rsid w:val="001D68BE"/>
    <w:rsid w:val="001F0E30"/>
    <w:rsid w:val="001F297C"/>
    <w:rsid w:val="001F2F70"/>
    <w:rsid w:val="001F5FB4"/>
    <w:rsid w:val="001F64BE"/>
    <w:rsid w:val="002019E2"/>
    <w:rsid w:val="00212902"/>
    <w:rsid w:val="0021481D"/>
    <w:rsid w:val="0021605C"/>
    <w:rsid w:val="00226463"/>
    <w:rsid w:val="0023102D"/>
    <w:rsid w:val="002365C2"/>
    <w:rsid w:val="0023695B"/>
    <w:rsid w:val="002449AB"/>
    <w:rsid w:val="00251659"/>
    <w:rsid w:val="00255436"/>
    <w:rsid w:val="002556BF"/>
    <w:rsid w:val="00261D82"/>
    <w:rsid w:val="00262906"/>
    <w:rsid w:val="00263385"/>
    <w:rsid w:val="0026582B"/>
    <w:rsid w:val="00272CDD"/>
    <w:rsid w:val="00275067"/>
    <w:rsid w:val="002763DE"/>
    <w:rsid w:val="00283BF0"/>
    <w:rsid w:val="002855F8"/>
    <w:rsid w:val="002871AB"/>
    <w:rsid w:val="00293595"/>
    <w:rsid w:val="002939E1"/>
    <w:rsid w:val="00295130"/>
    <w:rsid w:val="0029589E"/>
    <w:rsid w:val="002A110F"/>
    <w:rsid w:val="002A679A"/>
    <w:rsid w:val="002B4D10"/>
    <w:rsid w:val="002B7FBE"/>
    <w:rsid w:val="002C1886"/>
    <w:rsid w:val="002C62A2"/>
    <w:rsid w:val="002D14F4"/>
    <w:rsid w:val="002D2596"/>
    <w:rsid w:val="002D67E7"/>
    <w:rsid w:val="002E4B4B"/>
    <w:rsid w:val="002E4ED7"/>
    <w:rsid w:val="002E789E"/>
    <w:rsid w:val="002F1028"/>
    <w:rsid w:val="002F35A9"/>
    <w:rsid w:val="002F59B8"/>
    <w:rsid w:val="00302CD4"/>
    <w:rsid w:val="0030501D"/>
    <w:rsid w:val="00305EF8"/>
    <w:rsid w:val="003158A2"/>
    <w:rsid w:val="00323528"/>
    <w:rsid w:val="003374D0"/>
    <w:rsid w:val="00342998"/>
    <w:rsid w:val="00344707"/>
    <w:rsid w:val="003463FC"/>
    <w:rsid w:val="00347320"/>
    <w:rsid w:val="003670FA"/>
    <w:rsid w:val="00370D6E"/>
    <w:rsid w:val="0037338D"/>
    <w:rsid w:val="00374688"/>
    <w:rsid w:val="00374DBD"/>
    <w:rsid w:val="00376C6F"/>
    <w:rsid w:val="00377432"/>
    <w:rsid w:val="00377CFE"/>
    <w:rsid w:val="00391D1B"/>
    <w:rsid w:val="00395984"/>
    <w:rsid w:val="003A3F43"/>
    <w:rsid w:val="003A7B11"/>
    <w:rsid w:val="003B2B17"/>
    <w:rsid w:val="003B2B50"/>
    <w:rsid w:val="003B2EFE"/>
    <w:rsid w:val="003B3700"/>
    <w:rsid w:val="003B459A"/>
    <w:rsid w:val="003C4650"/>
    <w:rsid w:val="003C5FE9"/>
    <w:rsid w:val="003C628B"/>
    <w:rsid w:val="003C6A53"/>
    <w:rsid w:val="003D3066"/>
    <w:rsid w:val="003E4831"/>
    <w:rsid w:val="003F295E"/>
    <w:rsid w:val="003F3252"/>
    <w:rsid w:val="003F49E7"/>
    <w:rsid w:val="003F642E"/>
    <w:rsid w:val="003F7019"/>
    <w:rsid w:val="003F7FAC"/>
    <w:rsid w:val="00401528"/>
    <w:rsid w:val="00401DE8"/>
    <w:rsid w:val="00401E7B"/>
    <w:rsid w:val="00415A6C"/>
    <w:rsid w:val="004161E5"/>
    <w:rsid w:val="0042126E"/>
    <w:rsid w:val="00423E78"/>
    <w:rsid w:val="004240EA"/>
    <w:rsid w:val="004347A9"/>
    <w:rsid w:val="00440071"/>
    <w:rsid w:val="0044026D"/>
    <w:rsid w:val="004425ED"/>
    <w:rsid w:val="004440FF"/>
    <w:rsid w:val="00446F63"/>
    <w:rsid w:val="00450D1C"/>
    <w:rsid w:val="004707D0"/>
    <w:rsid w:val="0047695C"/>
    <w:rsid w:val="004801C4"/>
    <w:rsid w:val="004939C4"/>
    <w:rsid w:val="004965C1"/>
    <w:rsid w:val="004975C1"/>
    <w:rsid w:val="004A570B"/>
    <w:rsid w:val="004C06D7"/>
    <w:rsid w:val="004C6C48"/>
    <w:rsid w:val="004D10C7"/>
    <w:rsid w:val="004D5367"/>
    <w:rsid w:val="004D7796"/>
    <w:rsid w:val="004E020B"/>
    <w:rsid w:val="004E04B3"/>
    <w:rsid w:val="004E5338"/>
    <w:rsid w:val="004E5CF2"/>
    <w:rsid w:val="004E6C44"/>
    <w:rsid w:val="004E7B53"/>
    <w:rsid w:val="004F1D6F"/>
    <w:rsid w:val="004F2A20"/>
    <w:rsid w:val="004F6942"/>
    <w:rsid w:val="004F766F"/>
    <w:rsid w:val="00502070"/>
    <w:rsid w:val="005021D4"/>
    <w:rsid w:val="0050313E"/>
    <w:rsid w:val="00514487"/>
    <w:rsid w:val="00515CC4"/>
    <w:rsid w:val="0051770C"/>
    <w:rsid w:val="0052084B"/>
    <w:rsid w:val="00530DB4"/>
    <w:rsid w:val="00535154"/>
    <w:rsid w:val="00540216"/>
    <w:rsid w:val="0054058C"/>
    <w:rsid w:val="00541143"/>
    <w:rsid w:val="005418B0"/>
    <w:rsid w:val="0054218F"/>
    <w:rsid w:val="00543ACB"/>
    <w:rsid w:val="005440AE"/>
    <w:rsid w:val="005474EA"/>
    <w:rsid w:val="00554436"/>
    <w:rsid w:val="005565EF"/>
    <w:rsid w:val="005574EC"/>
    <w:rsid w:val="005604A8"/>
    <w:rsid w:val="005607E9"/>
    <w:rsid w:val="00560C92"/>
    <w:rsid w:val="0056243F"/>
    <w:rsid w:val="005631CD"/>
    <w:rsid w:val="00564833"/>
    <w:rsid w:val="005658A4"/>
    <w:rsid w:val="005665CB"/>
    <w:rsid w:val="005713F0"/>
    <w:rsid w:val="00571999"/>
    <w:rsid w:val="00575A43"/>
    <w:rsid w:val="00580CE6"/>
    <w:rsid w:val="0058104A"/>
    <w:rsid w:val="00584553"/>
    <w:rsid w:val="00585343"/>
    <w:rsid w:val="00586B84"/>
    <w:rsid w:val="0058771F"/>
    <w:rsid w:val="00590417"/>
    <w:rsid w:val="00590A4A"/>
    <w:rsid w:val="005962B5"/>
    <w:rsid w:val="005975D2"/>
    <w:rsid w:val="00597AA9"/>
    <w:rsid w:val="005C238A"/>
    <w:rsid w:val="005C2532"/>
    <w:rsid w:val="005C6B17"/>
    <w:rsid w:val="005D0D0B"/>
    <w:rsid w:val="005D74C3"/>
    <w:rsid w:val="005E1A60"/>
    <w:rsid w:val="005E1EEC"/>
    <w:rsid w:val="005E295F"/>
    <w:rsid w:val="005E2ADE"/>
    <w:rsid w:val="005E582F"/>
    <w:rsid w:val="005E7B5B"/>
    <w:rsid w:val="005F023D"/>
    <w:rsid w:val="005F1AA2"/>
    <w:rsid w:val="00605398"/>
    <w:rsid w:val="006129A8"/>
    <w:rsid w:val="00613526"/>
    <w:rsid w:val="00613C4A"/>
    <w:rsid w:val="0062161F"/>
    <w:rsid w:val="00625C6B"/>
    <w:rsid w:val="006302E7"/>
    <w:rsid w:val="00631976"/>
    <w:rsid w:val="0063608B"/>
    <w:rsid w:val="00636210"/>
    <w:rsid w:val="006479E9"/>
    <w:rsid w:val="00650043"/>
    <w:rsid w:val="00650F70"/>
    <w:rsid w:val="0065180C"/>
    <w:rsid w:val="00654D4F"/>
    <w:rsid w:val="006628B1"/>
    <w:rsid w:val="00662E24"/>
    <w:rsid w:val="0066456E"/>
    <w:rsid w:val="006650CF"/>
    <w:rsid w:val="00665A59"/>
    <w:rsid w:val="006664C7"/>
    <w:rsid w:val="00666576"/>
    <w:rsid w:val="0066736E"/>
    <w:rsid w:val="006716DC"/>
    <w:rsid w:val="00672325"/>
    <w:rsid w:val="006734E6"/>
    <w:rsid w:val="00673A76"/>
    <w:rsid w:val="0067557E"/>
    <w:rsid w:val="00676946"/>
    <w:rsid w:val="00676EAA"/>
    <w:rsid w:val="00677BC9"/>
    <w:rsid w:val="00680DB0"/>
    <w:rsid w:val="00682E1E"/>
    <w:rsid w:val="00684727"/>
    <w:rsid w:val="00693D47"/>
    <w:rsid w:val="006952DE"/>
    <w:rsid w:val="0069692E"/>
    <w:rsid w:val="00696E7B"/>
    <w:rsid w:val="00696EB9"/>
    <w:rsid w:val="00697B01"/>
    <w:rsid w:val="006A30C2"/>
    <w:rsid w:val="006A4079"/>
    <w:rsid w:val="006A5789"/>
    <w:rsid w:val="006B0191"/>
    <w:rsid w:val="006C0CB5"/>
    <w:rsid w:val="006C3348"/>
    <w:rsid w:val="006C3A1E"/>
    <w:rsid w:val="006C6F48"/>
    <w:rsid w:val="006D163D"/>
    <w:rsid w:val="006D1F66"/>
    <w:rsid w:val="006E7EFF"/>
    <w:rsid w:val="006F04DF"/>
    <w:rsid w:val="006F081F"/>
    <w:rsid w:val="006F11FD"/>
    <w:rsid w:val="006F155D"/>
    <w:rsid w:val="006F2A8A"/>
    <w:rsid w:val="007049CC"/>
    <w:rsid w:val="00705A4D"/>
    <w:rsid w:val="00706783"/>
    <w:rsid w:val="00706A74"/>
    <w:rsid w:val="0071313A"/>
    <w:rsid w:val="007147B4"/>
    <w:rsid w:val="00723B2F"/>
    <w:rsid w:val="00731531"/>
    <w:rsid w:val="007318D4"/>
    <w:rsid w:val="00731B99"/>
    <w:rsid w:val="00731EF8"/>
    <w:rsid w:val="00733112"/>
    <w:rsid w:val="0073462B"/>
    <w:rsid w:val="007440D7"/>
    <w:rsid w:val="00746240"/>
    <w:rsid w:val="00752622"/>
    <w:rsid w:val="0076173C"/>
    <w:rsid w:val="007630F6"/>
    <w:rsid w:val="0076391A"/>
    <w:rsid w:val="0077719E"/>
    <w:rsid w:val="007807E2"/>
    <w:rsid w:val="007809FD"/>
    <w:rsid w:val="00781E67"/>
    <w:rsid w:val="007837E4"/>
    <w:rsid w:val="0078602B"/>
    <w:rsid w:val="007A6F58"/>
    <w:rsid w:val="007B2DF0"/>
    <w:rsid w:val="007B5BB4"/>
    <w:rsid w:val="007B719E"/>
    <w:rsid w:val="007B7B0B"/>
    <w:rsid w:val="007C70C8"/>
    <w:rsid w:val="007C798C"/>
    <w:rsid w:val="007D3279"/>
    <w:rsid w:val="007D7C19"/>
    <w:rsid w:val="007E4659"/>
    <w:rsid w:val="007E68FC"/>
    <w:rsid w:val="007F0481"/>
    <w:rsid w:val="007F4F59"/>
    <w:rsid w:val="00802F21"/>
    <w:rsid w:val="00803120"/>
    <w:rsid w:val="008055CE"/>
    <w:rsid w:val="00810622"/>
    <w:rsid w:val="00811620"/>
    <w:rsid w:val="00812187"/>
    <w:rsid w:val="008160DC"/>
    <w:rsid w:val="00821DAC"/>
    <w:rsid w:val="00821E27"/>
    <w:rsid w:val="008234FB"/>
    <w:rsid w:val="008305EB"/>
    <w:rsid w:val="008366E6"/>
    <w:rsid w:val="00837395"/>
    <w:rsid w:val="00843FAB"/>
    <w:rsid w:val="008471D8"/>
    <w:rsid w:val="00852986"/>
    <w:rsid w:val="00852ED6"/>
    <w:rsid w:val="00856046"/>
    <w:rsid w:val="008565AD"/>
    <w:rsid w:val="00861A77"/>
    <w:rsid w:val="00862562"/>
    <w:rsid w:val="00864074"/>
    <w:rsid w:val="0086790B"/>
    <w:rsid w:val="00871043"/>
    <w:rsid w:val="00871AE7"/>
    <w:rsid w:val="008745CC"/>
    <w:rsid w:val="00876494"/>
    <w:rsid w:val="008858A8"/>
    <w:rsid w:val="00887909"/>
    <w:rsid w:val="008911EC"/>
    <w:rsid w:val="00893297"/>
    <w:rsid w:val="00895044"/>
    <w:rsid w:val="00895FBD"/>
    <w:rsid w:val="008A0773"/>
    <w:rsid w:val="008A0D01"/>
    <w:rsid w:val="008A3AFA"/>
    <w:rsid w:val="008A3CBF"/>
    <w:rsid w:val="008A3DD4"/>
    <w:rsid w:val="008A40C2"/>
    <w:rsid w:val="008A5331"/>
    <w:rsid w:val="008B3688"/>
    <w:rsid w:val="008B449B"/>
    <w:rsid w:val="008B6049"/>
    <w:rsid w:val="008C478F"/>
    <w:rsid w:val="008C604E"/>
    <w:rsid w:val="008C6F65"/>
    <w:rsid w:val="008D09CE"/>
    <w:rsid w:val="008D4CE8"/>
    <w:rsid w:val="008D5298"/>
    <w:rsid w:val="008D7911"/>
    <w:rsid w:val="008E2AE3"/>
    <w:rsid w:val="008E38B1"/>
    <w:rsid w:val="008E43DB"/>
    <w:rsid w:val="008F0275"/>
    <w:rsid w:val="008F5EBF"/>
    <w:rsid w:val="008F645D"/>
    <w:rsid w:val="00901579"/>
    <w:rsid w:val="00901818"/>
    <w:rsid w:val="00903C8A"/>
    <w:rsid w:val="0090410E"/>
    <w:rsid w:val="0091229B"/>
    <w:rsid w:val="009133D7"/>
    <w:rsid w:val="009149DB"/>
    <w:rsid w:val="00915509"/>
    <w:rsid w:val="009173B2"/>
    <w:rsid w:val="00921252"/>
    <w:rsid w:val="009303EE"/>
    <w:rsid w:val="00932416"/>
    <w:rsid w:val="009415DA"/>
    <w:rsid w:val="00944EA2"/>
    <w:rsid w:val="00945C7B"/>
    <w:rsid w:val="00947BF1"/>
    <w:rsid w:val="00955E8D"/>
    <w:rsid w:val="009608D0"/>
    <w:rsid w:val="00961E4A"/>
    <w:rsid w:val="009679B8"/>
    <w:rsid w:val="0097261D"/>
    <w:rsid w:val="009727C2"/>
    <w:rsid w:val="0097574B"/>
    <w:rsid w:val="009779C2"/>
    <w:rsid w:val="00980051"/>
    <w:rsid w:val="009801C2"/>
    <w:rsid w:val="00980828"/>
    <w:rsid w:val="0098101C"/>
    <w:rsid w:val="0098232B"/>
    <w:rsid w:val="009839E0"/>
    <w:rsid w:val="00996DDF"/>
    <w:rsid w:val="00997CF8"/>
    <w:rsid w:val="009A5003"/>
    <w:rsid w:val="009A5FE2"/>
    <w:rsid w:val="009A7BA6"/>
    <w:rsid w:val="009B032B"/>
    <w:rsid w:val="009B2E76"/>
    <w:rsid w:val="009B3E46"/>
    <w:rsid w:val="009B410E"/>
    <w:rsid w:val="009B708F"/>
    <w:rsid w:val="009C4670"/>
    <w:rsid w:val="009C5F83"/>
    <w:rsid w:val="009D12C7"/>
    <w:rsid w:val="009D2F10"/>
    <w:rsid w:val="009D5DEE"/>
    <w:rsid w:val="009D671D"/>
    <w:rsid w:val="009E130E"/>
    <w:rsid w:val="009E338F"/>
    <w:rsid w:val="009E7CCE"/>
    <w:rsid w:val="009F0438"/>
    <w:rsid w:val="00A03E58"/>
    <w:rsid w:val="00A075B5"/>
    <w:rsid w:val="00A07CA2"/>
    <w:rsid w:val="00A10908"/>
    <w:rsid w:val="00A11C30"/>
    <w:rsid w:val="00A129E5"/>
    <w:rsid w:val="00A12D3A"/>
    <w:rsid w:val="00A134F4"/>
    <w:rsid w:val="00A140BB"/>
    <w:rsid w:val="00A1446C"/>
    <w:rsid w:val="00A16BF2"/>
    <w:rsid w:val="00A220D5"/>
    <w:rsid w:val="00A2244C"/>
    <w:rsid w:val="00A23F31"/>
    <w:rsid w:val="00A25B05"/>
    <w:rsid w:val="00A25DC9"/>
    <w:rsid w:val="00A31324"/>
    <w:rsid w:val="00A32509"/>
    <w:rsid w:val="00A36A87"/>
    <w:rsid w:val="00A404B6"/>
    <w:rsid w:val="00A4311D"/>
    <w:rsid w:val="00A44BBB"/>
    <w:rsid w:val="00A451A4"/>
    <w:rsid w:val="00A45AB2"/>
    <w:rsid w:val="00A46D40"/>
    <w:rsid w:val="00A51EF8"/>
    <w:rsid w:val="00A52E16"/>
    <w:rsid w:val="00A53270"/>
    <w:rsid w:val="00A5602D"/>
    <w:rsid w:val="00A565C7"/>
    <w:rsid w:val="00A62D51"/>
    <w:rsid w:val="00A63845"/>
    <w:rsid w:val="00A64D76"/>
    <w:rsid w:val="00A65A70"/>
    <w:rsid w:val="00A66C49"/>
    <w:rsid w:val="00A7197B"/>
    <w:rsid w:val="00A71F7D"/>
    <w:rsid w:val="00A72270"/>
    <w:rsid w:val="00A73E08"/>
    <w:rsid w:val="00A8085A"/>
    <w:rsid w:val="00A832E7"/>
    <w:rsid w:val="00A83BAF"/>
    <w:rsid w:val="00A84E8B"/>
    <w:rsid w:val="00A85318"/>
    <w:rsid w:val="00A8698B"/>
    <w:rsid w:val="00A86E08"/>
    <w:rsid w:val="00A87A95"/>
    <w:rsid w:val="00A96871"/>
    <w:rsid w:val="00A973F4"/>
    <w:rsid w:val="00AA06C2"/>
    <w:rsid w:val="00AA07F1"/>
    <w:rsid w:val="00AA6173"/>
    <w:rsid w:val="00AA6C60"/>
    <w:rsid w:val="00AB4B95"/>
    <w:rsid w:val="00AB5D0C"/>
    <w:rsid w:val="00AC119C"/>
    <w:rsid w:val="00AC3D66"/>
    <w:rsid w:val="00AC544A"/>
    <w:rsid w:val="00AC67DE"/>
    <w:rsid w:val="00AC680A"/>
    <w:rsid w:val="00AD7BF4"/>
    <w:rsid w:val="00AE0822"/>
    <w:rsid w:val="00AF28EB"/>
    <w:rsid w:val="00AF4F1C"/>
    <w:rsid w:val="00AF6C42"/>
    <w:rsid w:val="00B054C8"/>
    <w:rsid w:val="00B10295"/>
    <w:rsid w:val="00B11F5E"/>
    <w:rsid w:val="00B15D2B"/>
    <w:rsid w:val="00B42092"/>
    <w:rsid w:val="00B45303"/>
    <w:rsid w:val="00B47D65"/>
    <w:rsid w:val="00B52768"/>
    <w:rsid w:val="00B571CB"/>
    <w:rsid w:val="00B6321D"/>
    <w:rsid w:val="00B643F6"/>
    <w:rsid w:val="00B65D25"/>
    <w:rsid w:val="00B70CD6"/>
    <w:rsid w:val="00B71EF9"/>
    <w:rsid w:val="00B72977"/>
    <w:rsid w:val="00B75AAA"/>
    <w:rsid w:val="00B77CBA"/>
    <w:rsid w:val="00B80CA5"/>
    <w:rsid w:val="00B83C2C"/>
    <w:rsid w:val="00B90C68"/>
    <w:rsid w:val="00B91611"/>
    <w:rsid w:val="00B92AA9"/>
    <w:rsid w:val="00B92F7A"/>
    <w:rsid w:val="00B95189"/>
    <w:rsid w:val="00B965F5"/>
    <w:rsid w:val="00BA4D73"/>
    <w:rsid w:val="00BA50B3"/>
    <w:rsid w:val="00BA5449"/>
    <w:rsid w:val="00BA64C0"/>
    <w:rsid w:val="00BC0BC4"/>
    <w:rsid w:val="00BC6077"/>
    <w:rsid w:val="00BC72B0"/>
    <w:rsid w:val="00BD4E03"/>
    <w:rsid w:val="00BD7286"/>
    <w:rsid w:val="00BE079B"/>
    <w:rsid w:val="00BE1F0C"/>
    <w:rsid w:val="00BE2EFC"/>
    <w:rsid w:val="00BE671F"/>
    <w:rsid w:val="00BE6BE1"/>
    <w:rsid w:val="00BF4A7F"/>
    <w:rsid w:val="00BF4AD3"/>
    <w:rsid w:val="00BF4B3E"/>
    <w:rsid w:val="00C02316"/>
    <w:rsid w:val="00C04C5E"/>
    <w:rsid w:val="00C0702A"/>
    <w:rsid w:val="00C10D9D"/>
    <w:rsid w:val="00C21A1D"/>
    <w:rsid w:val="00C24B1F"/>
    <w:rsid w:val="00C24FBD"/>
    <w:rsid w:val="00C36378"/>
    <w:rsid w:val="00C410C6"/>
    <w:rsid w:val="00C41607"/>
    <w:rsid w:val="00C42529"/>
    <w:rsid w:val="00C43973"/>
    <w:rsid w:val="00C44BCC"/>
    <w:rsid w:val="00C464DD"/>
    <w:rsid w:val="00C46AC7"/>
    <w:rsid w:val="00C47A8C"/>
    <w:rsid w:val="00C60901"/>
    <w:rsid w:val="00C668B6"/>
    <w:rsid w:val="00C74854"/>
    <w:rsid w:val="00C761E1"/>
    <w:rsid w:val="00C767D9"/>
    <w:rsid w:val="00C779BA"/>
    <w:rsid w:val="00C801E5"/>
    <w:rsid w:val="00C824D4"/>
    <w:rsid w:val="00C82840"/>
    <w:rsid w:val="00C830D9"/>
    <w:rsid w:val="00C84BD8"/>
    <w:rsid w:val="00C852EA"/>
    <w:rsid w:val="00C85847"/>
    <w:rsid w:val="00C911D6"/>
    <w:rsid w:val="00C91582"/>
    <w:rsid w:val="00C95AF1"/>
    <w:rsid w:val="00CA3855"/>
    <w:rsid w:val="00CA3EE0"/>
    <w:rsid w:val="00CA6CA5"/>
    <w:rsid w:val="00CA7508"/>
    <w:rsid w:val="00CB3B41"/>
    <w:rsid w:val="00CB4660"/>
    <w:rsid w:val="00CB5616"/>
    <w:rsid w:val="00CB7D13"/>
    <w:rsid w:val="00CC1532"/>
    <w:rsid w:val="00CC1ED8"/>
    <w:rsid w:val="00CD26E1"/>
    <w:rsid w:val="00CD6DB1"/>
    <w:rsid w:val="00CE13B2"/>
    <w:rsid w:val="00CE7019"/>
    <w:rsid w:val="00CF3561"/>
    <w:rsid w:val="00CF3647"/>
    <w:rsid w:val="00CF705A"/>
    <w:rsid w:val="00D02042"/>
    <w:rsid w:val="00D0358D"/>
    <w:rsid w:val="00D03786"/>
    <w:rsid w:val="00D079E4"/>
    <w:rsid w:val="00D10BC5"/>
    <w:rsid w:val="00D1159A"/>
    <w:rsid w:val="00D12520"/>
    <w:rsid w:val="00D1377B"/>
    <w:rsid w:val="00D13D66"/>
    <w:rsid w:val="00D15B0D"/>
    <w:rsid w:val="00D16B53"/>
    <w:rsid w:val="00D172EC"/>
    <w:rsid w:val="00D20A08"/>
    <w:rsid w:val="00D22855"/>
    <w:rsid w:val="00D228E1"/>
    <w:rsid w:val="00D23532"/>
    <w:rsid w:val="00D319C0"/>
    <w:rsid w:val="00D32D61"/>
    <w:rsid w:val="00D3597F"/>
    <w:rsid w:val="00D401F0"/>
    <w:rsid w:val="00D45554"/>
    <w:rsid w:val="00D46DD1"/>
    <w:rsid w:val="00D47FDF"/>
    <w:rsid w:val="00D503CF"/>
    <w:rsid w:val="00D55CA1"/>
    <w:rsid w:val="00D57D5C"/>
    <w:rsid w:val="00D62369"/>
    <w:rsid w:val="00D624EF"/>
    <w:rsid w:val="00D633C5"/>
    <w:rsid w:val="00D63B68"/>
    <w:rsid w:val="00D660BB"/>
    <w:rsid w:val="00D66739"/>
    <w:rsid w:val="00D67D5D"/>
    <w:rsid w:val="00D700C8"/>
    <w:rsid w:val="00D70147"/>
    <w:rsid w:val="00D71AA3"/>
    <w:rsid w:val="00D74863"/>
    <w:rsid w:val="00D91448"/>
    <w:rsid w:val="00D92CE3"/>
    <w:rsid w:val="00D9796C"/>
    <w:rsid w:val="00DA1A5A"/>
    <w:rsid w:val="00DA28A2"/>
    <w:rsid w:val="00DA48A3"/>
    <w:rsid w:val="00DA7420"/>
    <w:rsid w:val="00DA7C2C"/>
    <w:rsid w:val="00DB310C"/>
    <w:rsid w:val="00DB7DA1"/>
    <w:rsid w:val="00DC1BDA"/>
    <w:rsid w:val="00DC2B04"/>
    <w:rsid w:val="00DC2FB8"/>
    <w:rsid w:val="00DC57E2"/>
    <w:rsid w:val="00DC5CA4"/>
    <w:rsid w:val="00DD77F6"/>
    <w:rsid w:val="00DE011F"/>
    <w:rsid w:val="00DE0943"/>
    <w:rsid w:val="00DE1768"/>
    <w:rsid w:val="00DE7588"/>
    <w:rsid w:val="00DF01C0"/>
    <w:rsid w:val="00DF2331"/>
    <w:rsid w:val="00E00671"/>
    <w:rsid w:val="00E01786"/>
    <w:rsid w:val="00E018F7"/>
    <w:rsid w:val="00E0433E"/>
    <w:rsid w:val="00E047A2"/>
    <w:rsid w:val="00E11635"/>
    <w:rsid w:val="00E24B8F"/>
    <w:rsid w:val="00E26263"/>
    <w:rsid w:val="00E3518E"/>
    <w:rsid w:val="00E352D9"/>
    <w:rsid w:val="00E35E80"/>
    <w:rsid w:val="00E41618"/>
    <w:rsid w:val="00E46E9D"/>
    <w:rsid w:val="00E503E6"/>
    <w:rsid w:val="00E51533"/>
    <w:rsid w:val="00E614CF"/>
    <w:rsid w:val="00E61D70"/>
    <w:rsid w:val="00E64509"/>
    <w:rsid w:val="00E66163"/>
    <w:rsid w:val="00E74DF5"/>
    <w:rsid w:val="00E76BFF"/>
    <w:rsid w:val="00E817E0"/>
    <w:rsid w:val="00E8211B"/>
    <w:rsid w:val="00EA0455"/>
    <w:rsid w:val="00EA0684"/>
    <w:rsid w:val="00EA07AA"/>
    <w:rsid w:val="00EA11E6"/>
    <w:rsid w:val="00EA168D"/>
    <w:rsid w:val="00EA6386"/>
    <w:rsid w:val="00EA6ED6"/>
    <w:rsid w:val="00EA7E71"/>
    <w:rsid w:val="00EB0669"/>
    <w:rsid w:val="00EB091E"/>
    <w:rsid w:val="00EB3F5C"/>
    <w:rsid w:val="00EB5B9A"/>
    <w:rsid w:val="00EC28A1"/>
    <w:rsid w:val="00EC28F0"/>
    <w:rsid w:val="00EC7B05"/>
    <w:rsid w:val="00ED3B82"/>
    <w:rsid w:val="00ED57CF"/>
    <w:rsid w:val="00ED7307"/>
    <w:rsid w:val="00EE071A"/>
    <w:rsid w:val="00EE112C"/>
    <w:rsid w:val="00EE2624"/>
    <w:rsid w:val="00EE5FDC"/>
    <w:rsid w:val="00EE7B15"/>
    <w:rsid w:val="00EF1126"/>
    <w:rsid w:val="00EF1BA5"/>
    <w:rsid w:val="00EF3C45"/>
    <w:rsid w:val="00EF55E5"/>
    <w:rsid w:val="00EF7190"/>
    <w:rsid w:val="00F01E7D"/>
    <w:rsid w:val="00F02439"/>
    <w:rsid w:val="00F02B1C"/>
    <w:rsid w:val="00F05A2D"/>
    <w:rsid w:val="00F10AA1"/>
    <w:rsid w:val="00F11AC5"/>
    <w:rsid w:val="00F16BCB"/>
    <w:rsid w:val="00F20453"/>
    <w:rsid w:val="00F21C2E"/>
    <w:rsid w:val="00F23F5D"/>
    <w:rsid w:val="00F24A00"/>
    <w:rsid w:val="00F35B9A"/>
    <w:rsid w:val="00F370AB"/>
    <w:rsid w:val="00F50AB0"/>
    <w:rsid w:val="00F51BA9"/>
    <w:rsid w:val="00F57A10"/>
    <w:rsid w:val="00F607C6"/>
    <w:rsid w:val="00F63C30"/>
    <w:rsid w:val="00F651BF"/>
    <w:rsid w:val="00F656CE"/>
    <w:rsid w:val="00F67E31"/>
    <w:rsid w:val="00F71911"/>
    <w:rsid w:val="00F71A35"/>
    <w:rsid w:val="00F71E27"/>
    <w:rsid w:val="00F73D7B"/>
    <w:rsid w:val="00F8246B"/>
    <w:rsid w:val="00F831FF"/>
    <w:rsid w:val="00F83ADC"/>
    <w:rsid w:val="00F8463C"/>
    <w:rsid w:val="00F8515E"/>
    <w:rsid w:val="00F90DF7"/>
    <w:rsid w:val="00F910A1"/>
    <w:rsid w:val="00F9323C"/>
    <w:rsid w:val="00F95297"/>
    <w:rsid w:val="00F968C7"/>
    <w:rsid w:val="00F96B56"/>
    <w:rsid w:val="00FA0BF4"/>
    <w:rsid w:val="00FA38D0"/>
    <w:rsid w:val="00FA4EAB"/>
    <w:rsid w:val="00FA503B"/>
    <w:rsid w:val="00FA6216"/>
    <w:rsid w:val="00FA6FC6"/>
    <w:rsid w:val="00FB2A3D"/>
    <w:rsid w:val="00FB41A2"/>
    <w:rsid w:val="00FB6F65"/>
    <w:rsid w:val="00FB761B"/>
    <w:rsid w:val="00FB7DA2"/>
    <w:rsid w:val="00FC16BF"/>
    <w:rsid w:val="00FC393E"/>
    <w:rsid w:val="00FC5245"/>
    <w:rsid w:val="00FC5307"/>
    <w:rsid w:val="00FD1120"/>
    <w:rsid w:val="00FD263B"/>
    <w:rsid w:val="00FD33CB"/>
    <w:rsid w:val="00FD4DB7"/>
    <w:rsid w:val="00FE1786"/>
    <w:rsid w:val="00FE1A4B"/>
    <w:rsid w:val="00FE54C3"/>
    <w:rsid w:val="00FE6AF9"/>
    <w:rsid w:val="00FE7F84"/>
    <w:rsid w:val="00FF17B7"/>
    <w:rsid w:val="00FF7686"/>
    <w:rsid w:val="00FF7D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09D7AB1"/>
  <w15:chartTrackingRefBased/>
  <w15:docId w15:val="{C110D6A3-01B6-42E0-9644-7AFD418BA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31E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E38B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6391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019E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019E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31EF8"/>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A5449"/>
    <w:pPr>
      <w:ind w:left="720"/>
      <w:contextualSpacing/>
    </w:pPr>
  </w:style>
  <w:style w:type="character" w:customStyle="1" w:styleId="Heading2Char">
    <w:name w:val="Heading 2 Char"/>
    <w:basedOn w:val="DefaultParagraphFont"/>
    <w:link w:val="Heading2"/>
    <w:uiPriority w:val="9"/>
    <w:rsid w:val="008E38B1"/>
    <w:rPr>
      <w:rFonts w:asciiTheme="majorHAnsi" w:eastAsiaTheme="majorEastAsia" w:hAnsiTheme="majorHAnsi" w:cstheme="majorBidi"/>
      <w:color w:val="2F5496" w:themeColor="accent1" w:themeShade="BF"/>
      <w:sz w:val="26"/>
      <w:szCs w:val="26"/>
    </w:rPr>
  </w:style>
  <w:style w:type="paragraph" w:customStyle="1" w:styleId="NoteBox">
    <w:name w:val="Note Box"/>
    <w:next w:val="Normal"/>
    <w:qFormat/>
    <w:rsid w:val="008A3DD4"/>
    <w:pPr>
      <w:numPr>
        <w:numId w:val="3"/>
      </w:numPr>
      <w:pBdr>
        <w:top w:val="single" w:sz="4" w:space="1" w:color="D9D9D9" w:themeColor="background1" w:themeShade="D9"/>
        <w:left w:val="single" w:sz="4" w:space="4" w:color="D9D9D9" w:themeColor="background1" w:themeShade="D9"/>
        <w:bottom w:val="single" w:sz="4" w:space="6" w:color="D9D9D9" w:themeColor="background1" w:themeShade="D9"/>
        <w:right w:val="single" w:sz="4" w:space="4" w:color="D9D9D9" w:themeColor="background1" w:themeShade="D9"/>
      </w:pBdr>
      <w:shd w:val="clear" w:color="auto" w:fill="FFFFEF"/>
      <w:spacing w:before="120" w:after="120" w:line="240" w:lineRule="auto"/>
      <w:ind w:right="113"/>
    </w:pPr>
    <w:rPr>
      <w:rFonts w:ascii="HelveticaNeueLT Std" w:eastAsiaTheme="majorEastAsia" w:hAnsi="HelveticaNeueLT Std" w:cs="Times New Roman"/>
      <w:sz w:val="18"/>
      <w:szCs w:val="24"/>
      <w:lang w:eastAsia="sv-SE"/>
    </w:rPr>
  </w:style>
  <w:style w:type="character" w:customStyle="1" w:styleId="Heading3Char">
    <w:name w:val="Heading 3 Char"/>
    <w:basedOn w:val="DefaultParagraphFont"/>
    <w:link w:val="Heading3"/>
    <w:uiPriority w:val="9"/>
    <w:rsid w:val="0076391A"/>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1239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10908"/>
    <w:rPr>
      <w:color w:val="0563C1" w:themeColor="hyperlink"/>
      <w:u w:val="single"/>
    </w:rPr>
  </w:style>
  <w:style w:type="character" w:styleId="UnresolvedMention">
    <w:name w:val="Unresolved Mention"/>
    <w:basedOn w:val="DefaultParagraphFont"/>
    <w:uiPriority w:val="99"/>
    <w:semiHidden/>
    <w:unhideWhenUsed/>
    <w:rsid w:val="00A10908"/>
    <w:rPr>
      <w:color w:val="605E5C"/>
      <w:shd w:val="clear" w:color="auto" w:fill="E1DFDD"/>
    </w:rPr>
  </w:style>
  <w:style w:type="character" w:styleId="FollowedHyperlink">
    <w:name w:val="FollowedHyperlink"/>
    <w:basedOn w:val="DefaultParagraphFont"/>
    <w:uiPriority w:val="99"/>
    <w:semiHidden/>
    <w:unhideWhenUsed/>
    <w:rsid w:val="00EA0455"/>
    <w:rPr>
      <w:color w:val="954F72" w:themeColor="followedHyperlink"/>
      <w:u w:val="single"/>
    </w:rPr>
  </w:style>
  <w:style w:type="paragraph" w:styleId="Footer">
    <w:name w:val="footer"/>
    <w:basedOn w:val="Normal"/>
    <w:link w:val="FooterChar"/>
    <w:uiPriority w:val="99"/>
    <w:unhideWhenUsed/>
    <w:rsid w:val="00FF7686"/>
    <w:pPr>
      <w:tabs>
        <w:tab w:val="center" w:pos="4536"/>
        <w:tab w:val="right" w:pos="9072"/>
      </w:tabs>
      <w:spacing w:after="0" w:line="240" w:lineRule="auto"/>
    </w:pPr>
    <w:rPr>
      <w:rFonts w:ascii="Franklin Gothic Book" w:eastAsia="Times New Roman" w:hAnsi="Franklin Gothic Book" w:cs="Times New Roman"/>
      <w:sz w:val="20"/>
      <w:szCs w:val="24"/>
      <w:lang w:eastAsia="sv-SE"/>
    </w:rPr>
  </w:style>
  <w:style w:type="character" w:customStyle="1" w:styleId="FooterChar">
    <w:name w:val="Footer Char"/>
    <w:basedOn w:val="DefaultParagraphFont"/>
    <w:link w:val="Footer"/>
    <w:uiPriority w:val="99"/>
    <w:rsid w:val="00FF7686"/>
    <w:rPr>
      <w:rFonts w:ascii="Franklin Gothic Book" w:eastAsia="Times New Roman" w:hAnsi="Franklin Gothic Book" w:cs="Times New Roman"/>
      <w:sz w:val="20"/>
      <w:szCs w:val="24"/>
      <w:lang w:eastAsia="sv-SE"/>
    </w:rPr>
  </w:style>
  <w:style w:type="paragraph" w:styleId="Header">
    <w:name w:val="header"/>
    <w:basedOn w:val="Normal"/>
    <w:link w:val="HeaderChar"/>
    <w:uiPriority w:val="99"/>
    <w:unhideWhenUsed/>
    <w:rsid w:val="00944E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4EA2"/>
  </w:style>
  <w:style w:type="paragraph" w:styleId="NoSpacing">
    <w:name w:val="No Spacing"/>
    <w:link w:val="NoSpacingChar"/>
    <w:uiPriority w:val="1"/>
    <w:qFormat/>
    <w:rsid w:val="009A7BA6"/>
    <w:pPr>
      <w:spacing w:after="0" w:line="240" w:lineRule="auto"/>
    </w:pPr>
    <w:rPr>
      <w:rFonts w:eastAsiaTheme="minorEastAsia"/>
    </w:rPr>
  </w:style>
  <w:style w:type="character" w:customStyle="1" w:styleId="NoSpacingChar">
    <w:name w:val="No Spacing Char"/>
    <w:basedOn w:val="DefaultParagraphFont"/>
    <w:link w:val="NoSpacing"/>
    <w:uiPriority w:val="1"/>
    <w:rsid w:val="009A7BA6"/>
    <w:rPr>
      <w:rFonts w:eastAsiaTheme="minorEastAsia"/>
    </w:rPr>
  </w:style>
  <w:style w:type="paragraph" w:styleId="TOCHeading">
    <w:name w:val="TOC Heading"/>
    <w:basedOn w:val="Heading1"/>
    <w:next w:val="Normal"/>
    <w:uiPriority w:val="39"/>
    <w:unhideWhenUsed/>
    <w:qFormat/>
    <w:rsid w:val="00A73E08"/>
    <w:pPr>
      <w:outlineLvl w:val="9"/>
    </w:pPr>
  </w:style>
  <w:style w:type="paragraph" w:styleId="TOC1">
    <w:name w:val="toc 1"/>
    <w:basedOn w:val="Normal"/>
    <w:next w:val="Normal"/>
    <w:autoRedefine/>
    <w:uiPriority w:val="39"/>
    <w:unhideWhenUsed/>
    <w:rsid w:val="00A73E08"/>
    <w:pPr>
      <w:spacing w:after="100"/>
    </w:pPr>
  </w:style>
  <w:style w:type="paragraph" w:styleId="TOC2">
    <w:name w:val="toc 2"/>
    <w:basedOn w:val="Normal"/>
    <w:next w:val="Normal"/>
    <w:autoRedefine/>
    <w:uiPriority w:val="39"/>
    <w:unhideWhenUsed/>
    <w:rsid w:val="00A73E08"/>
    <w:pPr>
      <w:spacing w:after="100"/>
      <w:ind w:left="220"/>
    </w:pPr>
  </w:style>
  <w:style w:type="paragraph" w:styleId="TOC3">
    <w:name w:val="toc 3"/>
    <w:basedOn w:val="Normal"/>
    <w:next w:val="Normal"/>
    <w:autoRedefine/>
    <w:uiPriority w:val="39"/>
    <w:unhideWhenUsed/>
    <w:rsid w:val="00A73E0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1686875">
      <w:bodyDiv w:val="1"/>
      <w:marLeft w:val="0"/>
      <w:marRight w:val="0"/>
      <w:marTop w:val="0"/>
      <w:marBottom w:val="0"/>
      <w:divBdr>
        <w:top w:val="none" w:sz="0" w:space="0" w:color="auto"/>
        <w:left w:val="none" w:sz="0" w:space="0" w:color="auto"/>
        <w:bottom w:val="none" w:sz="0" w:space="0" w:color="auto"/>
        <w:right w:val="none" w:sz="0" w:space="0" w:color="auto"/>
      </w:divBdr>
      <w:divsChild>
        <w:div w:id="1536189828">
          <w:marLeft w:val="0"/>
          <w:marRight w:val="0"/>
          <w:marTop w:val="0"/>
          <w:marBottom w:val="0"/>
          <w:divBdr>
            <w:top w:val="none" w:sz="0" w:space="0" w:color="auto"/>
            <w:left w:val="none" w:sz="0" w:space="0" w:color="auto"/>
            <w:bottom w:val="none" w:sz="0" w:space="0" w:color="auto"/>
            <w:right w:val="none" w:sz="0" w:space="0" w:color="auto"/>
          </w:divBdr>
        </w:div>
        <w:div w:id="487289477">
          <w:marLeft w:val="0"/>
          <w:marRight w:val="0"/>
          <w:marTop w:val="0"/>
          <w:marBottom w:val="0"/>
          <w:divBdr>
            <w:top w:val="none" w:sz="0" w:space="0" w:color="auto"/>
            <w:left w:val="none" w:sz="0" w:space="0" w:color="auto"/>
            <w:bottom w:val="none" w:sz="0" w:space="0" w:color="auto"/>
            <w:right w:val="none" w:sz="0" w:space="0" w:color="auto"/>
          </w:divBdr>
        </w:div>
        <w:div w:id="1912160494">
          <w:marLeft w:val="0"/>
          <w:marRight w:val="0"/>
          <w:marTop w:val="0"/>
          <w:marBottom w:val="0"/>
          <w:divBdr>
            <w:top w:val="none" w:sz="0" w:space="0" w:color="auto"/>
            <w:left w:val="none" w:sz="0" w:space="0" w:color="auto"/>
            <w:bottom w:val="none" w:sz="0" w:space="0" w:color="auto"/>
            <w:right w:val="none" w:sz="0" w:space="0" w:color="auto"/>
          </w:divBdr>
        </w:div>
        <w:div w:id="356202504">
          <w:marLeft w:val="0"/>
          <w:marRight w:val="0"/>
          <w:marTop w:val="0"/>
          <w:marBottom w:val="0"/>
          <w:divBdr>
            <w:top w:val="none" w:sz="0" w:space="0" w:color="auto"/>
            <w:left w:val="none" w:sz="0" w:space="0" w:color="auto"/>
            <w:bottom w:val="none" w:sz="0" w:space="0" w:color="auto"/>
            <w:right w:val="none" w:sz="0" w:space="0" w:color="auto"/>
          </w:divBdr>
        </w:div>
        <w:div w:id="677586860">
          <w:marLeft w:val="0"/>
          <w:marRight w:val="0"/>
          <w:marTop w:val="0"/>
          <w:marBottom w:val="0"/>
          <w:divBdr>
            <w:top w:val="none" w:sz="0" w:space="0" w:color="auto"/>
            <w:left w:val="none" w:sz="0" w:space="0" w:color="auto"/>
            <w:bottom w:val="none" w:sz="0" w:space="0" w:color="auto"/>
            <w:right w:val="none" w:sz="0" w:space="0" w:color="auto"/>
          </w:divBdr>
        </w:div>
        <w:div w:id="335544369">
          <w:marLeft w:val="0"/>
          <w:marRight w:val="0"/>
          <w:marTop w:val="0"/>
          <w:marBottom w:val="0"/>
          <w:divBdr>
            <w:top w:val="none" w:sz="0" w:space="0" w:color="auto"/>
            <w:left w:val="none" w:sz="0" w:space="0" w:color="auto"/>
            <w:bottom w:val="none" w:sz="0" w:space="0" w:color="auto"/>
            <w:right w:val="none" w:sz="0" w:space="0" w:color="auto"/>
          </w:divBdr>
        </w:div>
        <w:div w:id="1762603693">
          <w:marLeft w:val="0"/>
          <w:marRight w:val="0"/>
          <w:marTop w:val="0"/>
          <w:marBottom w:val="0"/>
          <w:divBdr>
            <w:top w:val="none" w:sz="0" w:space="0" w:color="auto"/>
            <w:left w:val="none" w:sz="0" w:space="0" w:color="auto"/>
            <w:bottom w:val="none" w:sz="0" w:space="0" w:color="auto"/>
            <w:right w:val="none" w:sz="0" w:space="0" w:color="auto"/>
          </w:divBdr>
        </w:div>
        <w:div w:id="921254130">
          <w:marLeft w:val="0"/>
          <w:marRight w:val="0"/>
          <w:marTop w:val="0"/>
          <w:marBottom w:val="0"/>
          <w:divBdr>
            <w:top w:val="none" w:sz="0" w:space="0" w:color="auto"/>
            <w:left w:val="none" w:sz="0" w:space="0" w:color="auto"/>
            <w:bottom w:val="none" w:sz="0" w:space="0" w:color="auto"/>
            <w:right w:val="none" w:sz="0" w:space="0" w:color="auto"/>
          </w:divBdr>
        </w:div>
        <w:div w:id="732196243">
          <w:marLeft w:val="0"/>
          <w:marRight w:val="0"/>
          <w:marTop w:val="0"/>
          <w:marBottom w:val="0"/>
          <w:divBdr>
            <w:top w:val="none" w:sz="0" w:space="0" w:color="auto"/>
            <w:left w:val="none" w:sz="0" w:space="0" w:color="auto"/>
            <w:bottom w:val="none" w:sz="0" w:space="0" w:color="auto"/>
            <w:right w:val="none" w:sz="0" w:space="0" w:color="auto"/>
          </w:divBdr>
        </w:div>
        <w:div w:id="1052775144">
          <w:marLeft w:val="0"/>
          <w:marRight w:val="0"/>
          <w:marTop w:val="0"/>
          <w:marBottom w:val="0"/>
          <w:divBdr>
            <w:top w:val="none" w:sz="0" w:space="0" w:color="auto"/>
            <w:left w:val="none" w:sz="0" w:space="0" w:color="auto"/>
            <w:bottom w:val="none" w:sz="0" w:space="0" w:color="auto"/>
            <w:right w:val="none" w:sz="0" w:space="0" w:color="auto"/>
          </w:divBdr>
        </w:div>
        <w:div w:id="1695570878">
          <w:marLeft w:val="0"/>
          <w:marRight w:val="0"/>
          <w:marTop w:val="0"/>
          <w:marBottom w:val="0"/>
          <w:divBdr>
            <w:top w:val="none" w:sz="0" w:space="0" w:color="auto"/>
            <w:left w:val="none" w:sz="0" w:space="0" w:color="auto"/>
            <w:bottom w:val="none" w:sz="0" w:space="0" w:color="auto"/>
            <w:right w:val="none" w:sz="0" w:space="0" w:color="auto"/>
          </w:divBdr>
        </w:div>
        <w:div w:id="824320106">
          <w:marLeft w:val="0"/>
          <w:marRight w:val="0"/>
          <w:marTop w:val="0"/>
          <w:marBottom w:val="0"/>
          <w:divBdr>
            <w:top w:val="none" w:sz="0" w:space="0" w:color="auto"/>
            <w:left w:val="none" w:sz="0" w:space="0" w:color="auto"/>
            <w:bottom w:val="none" w:sz="0" w:space="0" w:color="auto"/>
            <w:right w:val="none" w:sz="0" w:space="0" w:color="auto"/>
          </w:divBdr>
        </w:div>
        <w:div w:id="618490420">
          <w:marLeft w:val="0"/>
          <w:marRight w:val="0"/>
          <w:marTop w:val="0"/>
          <w:marBottom w:val="0"/>
          <w:divBdr>
            <w:top w:val="none" w:sz="0" w:space="0" w:color="auto"/>
            <w:left w:val="none" w:sz="0" w:space="0" w:color="auto"/>
            <w:bottom w:val="none" w:sz="0" w:space="0" w:color="auto"/>
            <w:right w:val="none" w:sz="0" w:space="0" w:color="auto"/>
          </w:divBdr>
        </w:div>
        <w:div w:id="1954750858">
          <w:marLeft w:val="0"/>
          <w:marRight w:val="0"/>
          <w:marTop w:val="0"/>
          <w:marBottom w:val="0"/>
          <w:divBdr>
            <w:top w:val="none" w:sz="0" w:space="0" w:color="auto"/>
            <w:left w:val="none" w:sz="0" w:space="0" w:color="auto"/>
            <w:bottom w:val="none" w:sz="0" w:space="0" w:color="auto"/>
            <w:right w:val="none" w:sz="0" w:space="0" w:color="auto"/>
          </w:divBdr>
        </w:div>
        <w:div w:id="1058475271">
          <w:marLeft w:val="0"/>
          <w:marRight w:val="0"/>
          <w:marTop w:val="0"/>
          <w:marBottom w:val="0"/>
          <w:divBdr>
            <w:top w:val="none" w:sz="0" w:space="0" w:color="auto"/>
            <w:left w:val="none" w:sz="0" w:space="0" w:color="auto"/>
            <w:bottom w:val="none" w:sz="0" w:space="0" w:color="auto"/>
            <w:right w:val="none" w:sz="0" w:space="0" w:color="auto"/>
          </w:divBdr>
        </w:div>
        <w:div w:id="1448505183">
          <w:marLeft w:val="0"/>
          <w:marRight w:val="0"/>
          <w:marTop w:val="0"/>
          <w:marBottom w:val="0"/>
          <w:divBdr>
            <w:top w:val="none" w:sz="0" w:space="0" w:color="auto"/>
            <w:left w:val="none" w:sz="0" w:space="0" w:color="auto"/>
            <w:bottom w:val="none" w:sz="0" w:space="0" w:color="auto"/>
            <w:right w:val="none" w:sz="0" w:space="0" w:color="auto"/>
          </w:divBdr>
        </w:div>
        <w:div w:id="1054159180">
          <w:marLeft w:val="0"/>
          <w:marRight w:val="0"/>
          <w:marTop w:val="0"/>
          <w:marBottom w:val="0"/>
          <w:divBdr>
            <w:top w:val="none" w:sz="0" w:space="0" w:color="auto"/>
            <w:left w:val="none" w:sz="0" w:space="0" w:color="auto"/>
            <w:bottom w:val="none" w:sz="0" w:space="0" w:color="auto"/>
            <w:right w:val="none" w:sz="0" w:space="0" w:color="auto"/>
          </w:divBdr>
        </w:div>
        <w:div w:id="1439716893">
          <w:marLeft w:val="0"/>
          <w:marRight w:val="0"/>
          <w:marTop w:val="0"/>
          <w:marBottom w:val="0"/>
          <w:divBdr>
            <w:top w:val="none" w:sz="0" w:space="0" w:color="auto"/>
            <w:left w:val="none" w:sz="0" w:space="0" w:color="auto"/>
            <w:bottom w:val="none" w:sz="0" w:space="0" w:color="auto"/>
            <w:right w:val="none" w:sz="0" w:space="0" w:color="auto"/>
          </w:divBdr>
        </w:div>
        <w:div w:id="1014646613">
          <w:marLeft w:val="0"/>
          <w:marRight w:val="0"/>
          <w:marTop w:val="0"/>
          <w:marBottom w:val="0"/>
          <w:divBdr>
            <w:top w:val="none" w:sz="0" w:space="0" w:color="auto"/>
            <w:left w:val="none" w:sz="0" w:space="0" w:color="auto"/>
            <w:bottom w:val="none" w:sz="0" w:space="0" w:color="auto"/>
            <w:right w:val="none" w:sz="0" w:space="0" w:color="auto"/>
          </w:divBdr>
        </w:div>
        <w:div w:id="479738393">
          <w:marLeft w:val="0"/>
          <w:marRight w:val="0"/>
          <w:marTop w:val="0"/>
          <w:marBottom w:val="0"/>
          <w:divBdr>
            <w:top w:val="none" w:sz="0" w:space="0" w:color="auto"/>
            <w:left w:val="none" w:sz="0" w:space="0" w:color="auto"/>
            <w:bottom w:val="none" w:sz="0" w:space="0" w:color="auto"/>
            <w:right w:val="none" w:sz="0" w:space="0" w:color="auto"/>
          </w:divBdr>
        </w:div>
        <w:div w:id="2026711519">
          <w:marLeft w:val="0"/>
          <w:marRight w:val="0"/>
          <w:marTop w:val="0"/>
          <w:marBottom w:val="0"/>
          <w:divBdr>
            <w:top w:val="none" w:sz="0" w:space="0" w:color="auto"/>
            <w:left w:val="none" w:sz="0" w:space="0" w:color="auto"/>
            <w:bottom w:val="none" w:sz="0" w:space="0" w:color="auto"/>
            <w:right w:val="none" w:sz="0" w:space="0" w:color="auto"/>
          </w:divBdr>
        </w:div>
        <w:div w:id="1976330348">
          <w:marLeft w:val="0"/>
          <w:marRight w:val="0"/>
          <w:marTop w:val="0"/>
          <w:marBottom w:val="0"/>
          <w:divBdr>
            <w:top w:val="none" w:sz="0" w:space="0" w:color="auto"/>
            <w:left w:val="none" w:sz="0" w:space="0" w:color="auto"/>
            <w:bottom w:val="none" w:sz="0" w:space="0" w:color="auto"/>
            <w:right w:val="none" w:sz="0" w:space="0" w:color="auto"/>
          </w:divBdr>
        </w:div>
        <w:div w:id="600529362">
          <w:marLeft w:val="0"/>
          <w:marRight w:val="0"/>
          <w:marTop w:val="0"/>
          <w:marBottom w:val="0"/>
          <w:divBdr>
            <w:top w:val="none" w:sz="0" w:space="0" w:color="auto"/>
            <w:left w:val="none" w:sz="0" w:space="0" w:color="auto"/>
            <w:bottom w:val="none" w:sz="0" w:space="0" w:color="auto"/>
            <w:right w:val="none" w:sz="0" w:space="0" w:color="auto"/>
          </w:divBdr>
        </w:div>
        <w:div w:id="2034334508">
          <w:marLeft w:val="0"/>
          <w:marRight w:val="0"/>
          <w:marTop w:val="0"/>
          <w:marBottom w:val="0"/>
          <w:divBdr>
            <w:top w:val="none" w:sz="0" w:space="0" w:color="auto"/>
            <w:left w:val="none" w:sz="0" w:space="0" w:color="auto"/>
            <w:bottom w:val="none" w:sz="0" w:space="0" w:color="auto"/>
            <w:right w:val="none" w:sz="0" w:space="0" w:color="auto"/>
          </w:divBdr>
        </w:div>
        <w:div w:id="2130976263">
          <w:marLeft w:val="0"/>
          <w:marRight w:val="0"/>
          <w:marTop w:val="0"/>
          <w:marBottom w:val="0"/>
          <w:divBdr>
            <w:top w:val="none" w:sz="0" w:space="0" w:color="auto"/>
            <w:left w:val="none" w:sz="0" w:space="0" w:color="auto"/>
            <w:bottom w:val="none" w:sz="0" w:space="0" w:color="auto"/>
            <w:right w:val="none" w:sz="0" w:space="0" w:color="auto"/>
          </w:divBdr>
        </w:div>
        <w:div w:id="87123274">
          <w:marLeft w:val="0"/>
          <w:marRight w:val="0"/>
          <w:marTop w:val="0"/>
          <w:marBottom w:val="0"/>
          <w:divBdr>
            <w:top w:val="none" w:sz="0" w:space="0" w:color="auto"/>
            <w:left w:val="none" w:sz="0" w:space="0" w:color="auto"/>
            <w:bottom w:val="none" w:sz="0" w:space="0" w:color="auto"/>
            <w:right w:val="none" w:sz="0" w:space="0" w:color="auto"/>
          </w:divBdr>
        </w:div>
        <w:div w:id="18041589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gif"/><Relationship Id="rId21" Type="http://schemas.openxmlformats.org/officeDocument/2006/relationships/image" Target="media/image13.gif"/><Relationship Id="rId42" Type="http://schemas.openxmlformats.org/officeDocument/2006/relationships/image" Target="media/image34.gif"/><Relationship Id="rId47" Type="http://schemas.openxmlformats.org/officeDocument/2006/relationships/image" Target="media/image39.gif"/><Relationship Id="rId63" Type="http://schemas.openxmlformats.org/officeDocument/2006/relationships/image" Target="media/image52.gif"/><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hyperlink" Target="https://github.com/bruceEgordon/Epidemosite" TargetMode="External"/><Relationship Id="rId24" Type="http://schemas.openxmlformats.org/officeDocument/2006/relationships/image" Target="media/image16.png"/><Relationship Id="rId32" Type="http://schemas.openxmlformats.org/officeDocument/2006/relationships/image" Target="media/image24.gif"/><Relationship Id="rId37" Type="http://schemas.openxmlformats.org/officeDocument/2006/relationships/image" Target="media/image29.gif"/><Relationship Id="rId40" Type="http://schemas.openxmlformats.org/officeDocument/2006/relationships/image" Target="media/image32.gif"/><Relationship Id="rId45" Type="http://schemas.openxmlformats.org/officeDocument/2006/relationships/image" Target="media/image37.gif"/><Relationship Id="rId53" Type="http://schemas.openxmlformats.org/officeDocument/2006/relationships/image" Target="media/image44.gif"/><Relationship Id="rId58" Type="http://schemas.openxmlformats.org/officeDocument/2006/relationships/hyperlink" Target="mailto:homer@acme.com" TargetMode="External"/><Relationship Id="rId66"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hyperlink" Target="https://dev.maxmind.com/geoip/geoip2/geolite2/" TargetMode="External"/><Relationship Id="rId19" Type="http://schemas.openxmlformats.org/officeDocument/2006/relationships/image" Target="media/image11.png"/><Relationship Id="rId14" Type="http://schemas.openxmlformats.org/officeDocument/2006/relationships/image" Target="media/image6.gi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gif"/><Relationship Id="rId43" Type="http://schemas.openxmlformats.org/officeDocument/2006/relationships/image" Target="media/image35.gif"/><Relationship Id="rId48" Type="http://schemas.openxmlformats.org/officeDocument/2006/relationships/image" Target="media/image40.gif"/><Relationship Id="rId56" Type="http://schemas.openxmlformats.org/officeDocument/2006/relationships/image" Target="media/image47.gif"/><Relationship Id="rId64" Type="http://schemas.openxmlformats.org/officeDocument/2006/relationships/image" Target="media/image53.gif"/><Relationship Id="rId69" Type="http://schemas.microsoft.com/office/2011/relationships/people" Target="people.xml"/><Relationship Id="rId8" Type="http://schemas.openxmlformats.org/officeDocument/2006/relationships/endnotes" Target="endnotes.xml"/><Relationship Id="rId51" Type="http://schemas.openxmlformats.org/officeDocument/2006/relationships/image" Target="media/image42.gif"/><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gif"/><Relationship Id="rId25" Type="http://schemas.openxmlformats.org/officeDocument/2006/relationships/image" Target="media/image17.gif"/><Relationship Id="rId33" Type="http://schemas.openxmlformats.org/officeDocument/2006/relationships/image" Target="media/image25.png"/><Relationship Id="rId38" Type="http://schemas.openxmlformats.org/officeDocument/2006/relationships/image" Target="media/image30.gif"/><Relationship Id="rId46" Type="http://schemas.openxmlformats.org/officeDocument/2006/relationships/image" Target="media/image38.gif"/><Relationship Id="rId59" Type="http://schemas.openxmlformats.org/officeDocument/2006/relationships/image" Target="media/image49.gif"/><Relationship Id="rId67"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gif"/><Relationship Id="rId54" Type="http://schemas.openxmlformats.org/officeDocument/2006/relationships/image" Target="media/image45.gif"/><Relationship Id="rId62" Type="http://schemas.openxmlformats.org/officeDocument/2006/relationships/image" Target="media/image51.gif"/><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gi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gif"/><Relationship Id="rId49" Type="http://schemas.openxmlformats.org/officeDocument/2006/relationships/hyperlink" Target="mailto:homer@acme.com" TargetMode="External"/><Relationship Id="rId57" Type="http://schemas.openxmlformats.org/officeDocument/2006/relationships/image" Target="media/image48.gif"/><Relationship Id="rId10" Type="http://schemas.openxmlformats.org/officeDocument/2006/relationships/image" Target="media/image3.jpg"/><Relationship Id="rId31" Type="http://schemas.openxmlformats.org/officeDocument/2006/relationships/image" Target="media/image23.png"/><Relationship Id="rId44" Type="http://schemas.openxmlformats.org/officeDocument/2006/relationships/image" Target="media/image36.gif"/><Relationship Id="rId52" Type="http://schemas.openxmlformats.org/officeDocument/2006/relationships/image" Target="media/image43.gif"/><Relationship Id="rId60" Type="http://schemas.openxmlformats.org/officeDocument/2006/relationships/image" Target="media/image50.gif"/><Relationship Id="rId65" Type="http://schemas.openxmlformats.org/officeDocument/2006/relationships/image" Target="media/image54.gif"/><Relationship Id="rId4" Type="http://schemas.openxmlformats.org/officeDocument/2006/relationships/styles" Target="styles.xml"/><Relationship Id="rId9" Type="http://schemas.openxmlformats.org/officeDocument/2006/relationships/image" Target="media/image2.wmf"/><Relationship Id="rId13" Type="http://schemas.openxmlformats.org/officeDocument/2006/relationships/image" Target="media/image5.gif"/><Relationship Id="rId18" Type="http://schemas.openxmlformats.org/officeDocument/2006/relationships/image" Target="media/image10.png"/><Relationship Id="rId39" Type="http://schemas.openxmlformats.org/officeDocument/2006/relationships/image" Target="media/image31.gif"/><Relationship Id="rId34" Type="http://schemas.openxmlformats.org/officeDocument/2006/relationships/image" Target="media/image26.gif"/><Relationship Id="rId50" Type="http://schemas.openxmlformats.org/officeDocument/2006/relationships/image" Target="media/image41.gif"/><Relationship Id="rId55" Type="http://schemas.openxmlformats.org/officeDocument/2006/relationships/image" Target="media/image46.gif"/></Relationships>
</file>

<file path=word/_rels/header1.xml.rels><?xml version="1.0" encoding="UTF-8" standalone="yes"?>
<Relationships xmlns="http://schemas.openxmlformats.org/package/2006/relationships"><Relationship Id="rId1" Type="http://schemas.openxmlformats.org/officeDocument/2006/relationships/image" Target="media/image55.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2019-05-23T00:00:00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9E22250-8AFF-4FCA-9A04-E793C8868A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17287</TotalTime>
  <Pages>38</Pages>
  <Words>7868</Words>
  <Characters>44852</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Company>Episerver</Company>
  <LinksUpToDate>false</LinksUpToDate>
  <CharactersWithSpaces>52615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Episerver Workshop for .NET Developers</dc:title>
  <dc:subject/>
  <dc:creator>Bruce Gordon</dc:creator>
  <cp:keywords/>
  <dc:description/>
  <cp:lastModifiedBy>Bruce Gordon</cp:lastModifiedBy>
  <cp:revision>804</cp:revision>
  <dcterms:created xsi:type="dcterms:W3CDTF">2019-04-22T16:52:00Z</dcterms:created>
  <dcterms:modified xsi:type="dcterms:W3CDTF">2019-05-23T18:26:00Z</dcterms:modified>
</cp:coreProperties>
</file>